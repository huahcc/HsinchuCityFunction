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844F" w14:textId="77777777" w:rsidR="00681359" w:rsidRPr="0091219D" w:rsidRDefault="00681359" w:rsidP="001B3465">
      <w:pPr>
        <w:pStyle w:val="ListBullet"/>
      </w:pPr>
      <w:bookmarkStart w:id="0" w:name="_Toc136900646"/>
      <w:r w:rsidRPr="0091219D">
        <w:rPr>
          <w:rFonts w:hint="eastAsia"/>
        </w:rPr>
        <w:t>基於</w:t>
      </w:r>
      <w:r w:rsidRPr="0091219D">
        <w:t>POI</w:t>
      </w:r>
      <w:r w:rsidRPr="0091219D">
        <w:rPr>
          <w:rFonts w:hint="eastAsia"/>
        </w:rPr>
        <w:t>點分類的功能區動態識別</w:t>
      </w:r>
      <w:bookmarkEnd w:id="0"/>
    </w:p>
    <w:p w14:paraId="6D88B77E" w14:textId="54F29620" w:rsidR="00681359" w:rsidRDefault="00681359" w:rsidP="00681359">
      <w:r w:rsidRPr="0032413E">
        <w:t>本節將針對所有爬取出的 825392 則獨立評論，根據其評論時間</w:t>
      </w:r>
      <w:r>
        <w:rPr>
          <w:rFonts w:hint="eastAsia"/>
        </w:rPr>
        <w:t>（取其年份與日內時間）、所屬</w:t>
      </w:r>
      <w:r>
        <w:t>POI</w:t>
      </w:r>
      <w:r>
        <w:rPr>
          <w:rFonts w:hint="eastAsia"/>
        </w:rPr>
        <w:t>分類、該點地址所屬行政區，</w:t>
      </w:r>
      <w:r w:rsidRPr="0032413E">
        <w:rPr>
          <w:rFonts w:hint="eastAsia"/>
        </w:rPr>
        <w:t>進</w:t>
      </w:r>
      <w:r w:rsidRPr="0032413E">
        <w:t>行評論量的動態分析，</w:t>
      </w:r>
      <w:r>
        <w:rPr>
          <w:rFonts w:hint="eastAsia"/>
        </w:rPr>
        <w:t>透過動態分析，我們可以觀察出許多我們平常觀察不到的事蹟。</w:t>
      </w:r>
      <w:del w:id="1" w:author="周湘筑" w:date="2023-04-20T01:25:00Z">
        <w:r w:rsidDel="000C62E6">
          <w:rPr>
            <w:rFonts w:hint="eastAsia"/>
          </w:rPr>
          <w:delText>本研究</w:delText>
        </w:r>
      </w:del>
      <w:ins w:id="2" w:author="周湘筑" w:date="2023-04-20T01:25:00Z">
        <w:r>
          <w:rPr>
            <w:rFonts w:hint="eastAsia"/>
          </w:rPr>
          <w:t>本論文</w:t>
        </w:r>
      </w:ins>
      <w:r>
        <w:rPr>
          <w:rFonts w:hint="eastAsia"/>
        </w:rPr>
        <w:t>將分析結果</w:t>
      </w:r>
      <w:r w:rsidRPr="0032413E">
        <w:t>分成下列</w:t>
      </w:r>
      <w:r w:rsidR="001B3465">
        <w:rPr>
          <w:rFonts w:hint="eastAsia"/>
        </w:rPr>
        <w:t>兩</w:t>
      </w:r>
      <w:r w:rsidRPr="0032413E">
        <w:t>項：</w:t>
      </w:r>
    </w:p>
    <w:p w14:paraId="53AA60B0" w14:textId="77777777" w:rsidR="001B3465" w:rsidRDefault="00681359" w:rsidP="001B3465">
      <w:pPr>
        <w:pStyle w:val="ListParagraph"/>
        <w:numPr>
          <w:ilvl w:val="0"/>
          <w:numId w:val="31"/>
        </w:numPr>
      </w:pPr>
      <w:r>
        <w:t>日內動態</w:t>
      </w:r>
      <w:r>
        <w:rPr>
          <w:rFonts w:hint="eastAsia"/>
        </w:rPr>
        <w:t>功能</w:t>
      </w:r>
      <w:r>
        <w:t>分析-地區</w:t>
      </w:r>
      <w:r>
        <w:rPr>
          <w:rFonts w:hint="eastAsia"/>
        </w:rPr>
        <w:t>：</w:t>
      </w:r>
      <w:r w:rsidRPr="0032413E">
        <w:t>將24小時的時間刻度分為四個時段，觀察各行政區在各時段的功能變化。</w:t>
      </w:r>
    </w:p>
    <w:p w14:paraId="282445A4" w14:textId="2D9BF8F3" w:rsidR="00681359" w:rsidRDefault="00681359" w:rsidP="001B3465">
      <w:pPr>
        <w:pStyle w:val="ListParagraph"/>
        <w:numPr>
          <w:ilvl w:val="0"/>
          <w:numId w:val="31"/>
        </w:numPr>
      </w:pPr>
      <w:r>
        <w:t>流年動態</w:t>
      </w:r>
      <w:r>
        <w:rPr>
          <w:rFonts w:hint="eastAsia"/>
        </w:rPr>
        <w:t>功能</w:t>
      </w:r>
      <w:r>
        <w:t>分析-地區</w:t>
      </w:r>
      <w:r>
        <w:rPr>
          <w:rFonts w:hint="eastAsia"/>
        </w:rPr>
        <w:t>：</w:t>
      </w:r>
      <w:r w:rsidRPr="0032413E">
        <w:t>觀察各行政區在各年度的功能變化。</w:t>
      </w:r>
    </w:p>
    <w:p w14:paraId="23E53D2F" w14:textId="6B06A6AA" w:rsidR="00681359" w:rsidRPr="00681359" w:rsidRDefault="00681359" w:rsidP="00681359">
      <w:r>
        <w:rPr>
          <w:rFonts w:hint="eastAsia"/>
        </w:rPr>
        <w:t>首先我們先取尚未分成</w:t>
      </w:r>
      <w:r>
        <w:t>14</w:t>
      </w:r>
      <w:r>
        <w:rPr>
          <w:rFonts w:hint="eastAsia"/>
        </w:rPr>
        <w:t>類時，</w:t>
      </w:r>
      <w:r>
        <w:t>96</w:t>
      </w:r>
      <w:r>
        <w:rPr>
          <w:rFonts w:hint="eastAsia"/>
        </w:rPr>
        <w:t>個類別中的其中一個</w:t>
      </w:r>
      <w:r>
        <w:t>restaurant</w:t>
      </w:r>
      <w:r>
        <w:rPr>
          <w:rFonts w:hint="eastAsia"/>
        </w:rPr>
        <w:t>類，觀察類別在時間跟年份上的關係，簡單說明本章節用意。</w:t>
      </w:r>
    </w:p>
    <w:p w14:paraId="6ED9034B" w14:textId="77777777" w:rsidR="00681359" w:rsidRDefault="00681359" w:rsidP="00681359">
      <w:pPr>
        <w:rPr>
          <w:rFonts w:ascii="楷體-繁" w:eastAsia="楷體-繁" w:hAnsi="楷體-繁"/>
          <w:color w:val="0000FF"/>
          <w:bdr w:val="none" w:sz="0" w:space="0" w:color="auto" w:frame="1"/>
        </w:rPr>
      </w:pPr>
    </w:p>
    <w:p w14:paraId="12F06FF1" w14:textId="2D032454" w:rsidR="00681359" w:rsidRDefault="00681359" w:rsidP="001B3465">
      <w:pPr>
        <w:pStyle w:val="IndexHeading"/>
        <w:rPr>
          <w:rFonts w:ascii="楷體-繁" w:eastAsia="楷體-繁" w:hAnsi="楷體-繁"/>
          <w:color w:val="0000FF"/>
          <w:bdr w:val="none" w:sz="0" w:space="0" w:color="auto" w:frame="1"/>
        </w:rPr>
      </w:pPr>
      <w:r>
        <w:t xml:space="preserve">restaurant </w:t>
      </w:r>
      <w:r>
        <w:rPr>
          <w:rFonts w:hint="eastAsia"/>
        </w:rPr>
        <w:t>單日時間動態</w:t>
      </w:r>
    </w:p>
    <w:p w14:paraId="64690012" w14:textId="2040C233" w:rsidR="00681359" w:rsidRDefault="00D53061" w:rsidP="001B3465"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begin"/>
      </w:r>
      <w:r>
        <w:rPr>
          <w:rFonts w:ascii="楷體-繁" w:eastAsia="楷體-繁" w:hAnsi="楷體-繁"/>
          <w:color w:val="0000FF"/>
          <w:bdr w:val="none" w:sz="0" w:space="0" w:color="auto" w:frame="1"/>
        </w:rPr>
        <w:instrText xml:space="preserve"> INCLUDEPICTURE "https://lh5.googleusercontent.com/ZR2fAGN3X6eAJSo2J3hJkfDDoxX1PSTgV3T6Ps4jDT8KwjpMNOBHMr5LnLryyyMa-dnAJqiTyOOqUGaXjdcVg-SshrA2NbZr0ZzV89ZiXy0hQhkgZG9m_CDIF8LERuOPuBkYeEqb6hpycRNvOchWX1Pi4MtvmtDWjZ8hihlnEJy-H8ZQCwHNltHNKMM8dN1q" \* MERGEFORMATINET </w:instrText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separate"/>
      </w:r>
      <w:r>
        <w:rPr>
          <w:rFonts w:ascii="楷體-繁" w:eastAsia="楷體-繁" w:hAnsi="楷體-繁"/>
          <w:noProof/>
          <w:color w:val="0000FF"/>
          <w:bdr w:val="none" w:sz="0" w:space="0" w:color="auto" w:frame="1"/>
        </w:rPr>
        <w:drawing>
          <wp:inline distT="0" distB="0" distL="0" distR="0" wp14:anchorId="188FE99F" wp14:editId="64023693">
            <wp:extent cx="4399730" cy="329635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57" cy="334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end"/>
      </w:r>
      <w:bookmarkStart w:id="3" w:name="_Toc119100706"/>
    </w:p>
    <w:bookmarkEnd w:id="3"/>
    <w:p w14:paraId="7BC6970A" w14:textId="1F21E966" w:rsidR="00681359" w:rsidRDefault="00681359" w:rsidP="00681359">
      <w:r w:rsidRPr="00681359">
        <w:lastRenderedPageBreak/>
        <w:t>上圖為Google Map API定義之POI restaurant評論，隨著時間之關係</w:t>
      </w:r>
      <w:r w:rsidR="001B3465">
        <w:rPr>
          <w:rFonts w:hint="eastAsia"/>
        </w:rPr>
        <w:t>。</w:t>
      </w:r>
      <w:r w:rsidRPr="00681359">
        <w:t>可以看到在午餐時間跟晚餐時間達到高峰，符合認知</w:t>
      </w:r>
      <w:r w:rsidR="001B3465">
        <w:rPr>
          <w:rFonts w:hint="eastAsia"/>
        </w:rPr>
        <w:t>。</w:t>
      </w:r>
      <w:r w:rsidRPr="00681359">
        <w:t>有趣的是，評論時間會比一般認知的用餐時間晚一小時左右到達高峰，代表多數人是在用餐完後評論，而早餐與宵夜時間段的人數是差不多的。因本論文的實驗區只有新竹，如若本論文之後有延續機會，可以比較全台的用餐習慣。或許可以看到一些較高齡化的地區是無宵夜習慣的。</w:t>
      </w:r>
    </w:p>
    <w:p w14:paraId="092612C6" w14:textId="77777777" w:rsidR="00681359" w:rsidRDefault="00681359" w:rsidP="00681359"/>
    <w:p w14:paraId="56C66415" w14:textId="671ED2F6" w:rsidR="00681359" w:rsidRDefault="00681359" w:rsidP="001B3465">
      <w:pPr>
        <w:pStyle w:val="IndexHeading"/>
      </w:pPr>
      <w:r w:rsidRPr="00681359">
        <w:t xml:space="preserve">restaurant </w:t>
      </w:r>
      <w:r w:rsidRPr="00681359">
        <w:t>流年動態圖</w:t>
      </w:r>
    </w:p>
    <w:p w14:paraId="6E68BD96" w14:textId="5B76E89C" w:rsidR="00D53061" w:rsidRDefault="00D53061" w:rsidP="00681359"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begin"/>
      </w:r>
      <w:r>
        <w:rPr>
          <w:rFonts w:ascii="楷體-繁" w:eastAsia="楷體-繁" w:hAnsi="楷體-繁"/>
          <w:color w:val="0000FF"/>
          <w:bdr w:val="none" w:sz="0" w:space="0" w:color="auto" w:frame="1"/>
        </w:rPr>
        <w:instrText xml:space="preserve"> INCLUDEPICTURE "https://lh4.googleusercontent.com/LmqhMQpCAMhthwXV0QII4ZWwPjgZ4Qgt3hBJcVMS84uJ8USheeaNeWxrgT0OzIFCIqzgs5T7WMLwVYdX5xpXxVZ_AHWyOiCQSeLFdFy5PxhRiBkTOwJUJQBhtDHskLrQm25hhHBgud9y95VEPbBhsxZCL3SBaWRIdK8SvkckPJf4uHd7xG_UOBj_HSmwHb9P" \* MERGEFORMATINET </w:instrText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separate"/>
      </w:r>
      <w:r>
        <w:rPr>
          <w:rFonts w:ascii="楷體-繁" w:eastAsia="楷體-繁" w:hAnsi="楷體-繁"/>
          <w:noProof/>
          <w:color w:val="0000FF"/>
          <w:bdr w:val="none" w:sz="0" w:space="0" w:color="auto" w:frame="1"/>
        </w:rPr>
        <w:drawing>
          <wp:inline distT="0" distB="0" distL="0" distR="0" wp14:anchorId="43F49FFC" wp14:editId="1AAA66AF">
            <wp:extent cx="4406198" cy="3301200"/>
            <wp:effectExtent l="0" t="0" r="127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98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end"/>
      </w:r>
    </w:p>
    <w:p w14:paraId="457C698D" w14:textId="77777777" w:rsidR="00681359" w:rsidRDefault="00681359" w:rsidP="00681359"/>
    <w:p w14:paraId="2A75B4BF" w14:textId="77777777" w:rsidR="00681359" w:rsidRDefault="00681359" w:rsidP="00681359">
      <w:r>
        <w:t>上圖則為restaurant類別，評論時間之流年動態統計，可以看到在2019年時到達高峰，</w:t>
      </w:r>
      <w:r>
        <w:rPr>
          <w:rFonts w:hint="eastAsia"/>
        </w:rPr>
        <w:t>而剛好對應到</w:t>
      </w:r>
      <w:proofErr w:type="spellStart"/>
      <w:r>
        <w:t>Dr.Right</w:t>
      </w:r>
      <w:proofErr w:type="spellEnd"/>
      <w:r>
        <w:t xml:space="preserve"> </w:t>
      </w:r>
      <w:r>
        <w:rPr>
          <w:rFonts w:hint="eastAsia"/>
        </w:rPr>
        <w:t>團隊（台灣首家與</w:t>
      </w:r>
      <w:r>
        <w:t>Google Map</w:t>
      </w:r>
      <w:r>
        <w:rPr>
          <w:rFonts w:hint="eastAsia"/>
        </w:rPr>
        <w:t>商家合作之軟體商）所提出的</w:t>
      </w:r>
      <w:r>
        <w:t>2019</w:t>
      </w:r>
      <w:r>
        <w:rPr>
          <w:rFonts w:hint="eastAsia"/>
        </w:rPr>
        <w:t>年正是</w:t>
      </w:r>
      <w:r>
        <w:t>Google</w:t>
      </w:r>
      <w:r>
        <w:rPr>
          <w:rFonts w:hint="eastAsia"/>
        </w:rPr>
        <w:t>評論</w:t>
      </w:r>
      <w:r>
        <w:t>1.0</w:t>
      </w:r>
      <w:r>
        <w:rPr>
          <w:rFonts w:hint="eastAsia"/>
        </w:rPr>
        <w:t>和</w:t>
      </w:r>
      <w:r>
        <w:t>2.0</w:t>
      </w:r>
      <w:r>
        <w:rPr>
          <w:rFonts w:hint="eastAsia"/>
        </w:rPr>
        <w:t>的分水嶺，以下引用</w:t>
      </w:r>
      <w:proofErr w:type="spellStart"/>
      <w:r>
        <w:lastRenderedPageBreak/>
        <w:t>Dr.Right</w:t>
      </w:r>
      <w:proofErr w:type="spellEnd"/>
      <w:r>
        <w:t xml:space="preserve"> </w:t>
      </w:r>
      <w:r>
        <w:rPr>
          <w:rFonts w:hint="eastAsia"/>
        </w:rPr>
        <w:t>所提出之表格：</w:t>
      </w:r>
    </w:p>
    <w:p w14:paraId="3B5FDFB5" w14:textId="77777777" w:rsidR="00681359" w:rsidRDefault="00681359" w:rsidP="00681359">
      <w:pPr>
        <w:pStyle w:val="a4"/>
      </w:pPr>
      <w:bookmarkStart w:id="4" w:name="_Toc126002566"/>
    </w:p>
    <w:p w14:paraId="27FDBC2B" w14:textId="41B4424A" w:rsidR="00681359" w:rsidRDefault="00681359" w:rsidP="001B3465">
      <w:pPr>
        <w:pStyle w:val="IndexHeading"/>
        <w:pPrChange w:id="5" w:author="周湘筑" w:date="2023-06-05T20:29:00Z">
          <w:pPr>
            <w:pStyle w:val="a1"/>
          </w:pPr>
        </w:pPrChange>
      </w:pPr>
      <w:proofErr w:type="spellStart"/>
      <w:r>
        <w:t>Dr.Right</w:t>
      </w:r>
      <w:proofErr w:type="spellEnd"/>
      <w:r>
        <w:t xml:space="preserve"> </w:t>
      </w:r>
      <w:r>
        <w:rPr>
          <w:rFonts w:hint="eastAsia"/>
        </w:rPr>
        <w:t>團隊所做表格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681359" w:rsidRPr="003A61BD" w14:paraId="177118BD" w14:textId="77777777" w:rsidTr="00E66A7E">
        <w:tc>
          <w:tcPr>
            <w:tcW w:w="2765" w:type="dxa"/>
            <w:shd w:val="clear" w:color="auto" w:fill="E7E6E6" w:themeFill="background2"/>
            <w:vAlign w:val="center"/>
          </w:tcPr>
          <w:p w14:paraId="4C28894D" w14:textId="77777777" w:rsidR="00681359" w:rsidRPr="003A61BD" w:rsidRDefault="00681359" w:rsidP="00E66A7E">
            <w:pPr>
              <w:pStyle w:val="a2"/>
            </w:pPr>
          </w:p>
        </w:tc>
        <w:tc>
          <w:tcPr>
            <w:tcW w:w="2765" w:type="dxa"/>
            <w:shd w:val="clear" w:color="auto" w:fill="E7E6E6" w:themeFill="background2"/>
            <w:vAlign w:val="center"/>
          </w:tcPr>
          <w:p w14:paraId="4A281F7C" w14:textId="77777777" w:rsidR="00681359" w:rsidRPr="003A61BD" w:rsidRDefault="00681359" w:rsidP="00E66A7E">
            <w:pPr>
              <w:pStyle w:val="a2"/>
            </w:pPr>
            <w:r w:rsidRPr="003A61BD">
              <w:t xml:space="preserve">Google </w:t>
            </w:r>
            <w:r w:rsidRPr="003A61BD">
              <w:rPr>
                <w:rFonts w:hint="eastAsia"/>
              </w:rPr>
              <w:t>評論</w:t>
            </w:r>
            <w:r w:rsidRPr="003A61BD">
              <w:rPr>
                <w:rFonts w:hint="eastAsia"/>
              </w:rPr>
              <w:t xml:space="preserve"> 1</w:t>
            </w:r>
            <w:r w:rsidRPr="003A61BD">
              <w:t>.0</w:t>
            </w:r>
          </w:p>
        </w:tc>
        <w:tc>
          <w:tcPr>
            <w:tcW w:w="2766" w:type="dxa"/>
            <w:shd w:val="clear" w:color="auto" w:fill="E7E6E6" w:themeFill="background2"/>
            <w:vAlign w:val="center"/>
          </w:tcPr>
          <w:p w14:paraId="004CA561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G</w:t>
            </w:r>
            <w:r w:rsidRPr="003A61BD">
              <w:t>oogle</w:t>
            </w:r>
            <w:r w:rsidRPr="003A61BD">
              <w:rPr>
                <w:rFonts w:hint="eastAsia"/>
              </w:rPr>
              <w:t>評論</w:t>
            </w:r>
            <w:r w:rsidRPr="003A61BD">
              <w:rPr>
                <w:rFonts w:hint="eastAsia"/>
              </w:rPr>
              <w:t xml:space="preserve"> </w:t>
            </w:r>
            <w:r w:rsidRPr="003A61BD">
              <w:t>2.0</w:t>
            </w:r>
          </w:p>
        </w:tc>
      </w:tr>
      <w:tr w:rsidR="00681359" w:rsidRPr="003A61BD" w14:paraId="60D23B48" w14:textId="77777777" w:rsidTr="00E66A7E">
        <w:tc>
          <w:tcPr>
            <w:tcW w:w="2765" w:type="dxa"/>
            <w:vAlign w:val="center"/>
          </w:tcPr>
          <w:p w14:paraId="68CEBB5D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時間</w:t>
            </w:r>
          </w:p>
        </w:tc>
        <w:tc>
          <w:tcPr>
            <w:tcW w:w="2765" w:type="dxa"/>
            <w:vAlign w:val="center"/>
          </w:tcPr>
          <w:p w14:paraId="5DF6C98A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2</w:t>
            </w:r>
            <w:r w:rsidRPr="003A61BD">
              <w:t>007~2019</w:t>
            </w:r>
          </w:p>
        </w:tc>
        <w:tc>
          <w:tcPr>
            <w:tcW w:w="2766" w:type="dxa"/>
            <w:vAlign w:val="center"/>
          </w:tcPr>
          <w:p w14:paraId="5F9E8E9E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2</w:t>
            </w:r>
            <w:r w:rsidRPr="003A61BD">
              <w:t>019~Now</w:t>
            </w:r>
          </w:p>
        </w:tc>
      </w:tr>
      <w:tr w:rsidR="00681359" w:rsidRPr="003A61BD" w14:paraId="15B8D336" w14:textId="77777777" w:rsidTr="00E66A7E">
        <w:tc>
          <w:tcPr>
            <w:tcW w:w="2765" w:type="dxa"/>
            <w:vAlign w:val="center"/>
          </w:tcPr>
          <w:p w14:paraId="7C392AF8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各商家評論數量</w:t>
            </w:r>
          </w:p>
        </w:tc>
        <w:tc>
          <w:tcPr>
            <w:tcW w:w="2765" w:type="dxa"/>
            <w:vAlign w:val="center"/>
          </w:tcPr>
          <w:p w14:paraId="383268ED" w14:textId="77777777" w:rsidR="00681359" w:rsidRPr="003A61BD" w:rsidRDefault="00681359" w:rsidP="00E66A7E">
            <w:pPr>
              <w:pStyle w:val="a2"/>
            </w:pPr>
            <w:r w:rsidRPr="003A61BD">
              <w:rPr>
                <w:rFonts w:hint="eastAsia"/>
              </w:rPr>
              <w:t>1</w:t>
            </w:r>
            <w:r w:rsidRPr="003A61BD">
              <w:t>0%</w:t>
            </w:r>
            <w:r w:rsidRPr="003A61BD">
              <w:rPr>
                <w:rFonts w:hint="eastAsia"/>
              </w:rPr>
              <w:t>商家評論數</w:t>
            </w:r>
            <w:r w:rsidRPr="003A61BD">
              <w:t>&gt;30</w:t>
            </w:r>
            <w:r w:rsidRPr="003A61BD">
              <w:rPr>
                <w:rFonts w:hint="eastAsia"/>
              </w:rPr>
              <w:t>則</w:t>
            </w:r>
          </w:p>
        </w:tc>
        <w:tc>
          <w:tcPr>
            <w:tcW w:w="2766" w:type="dxa"/>
            <w:vAlign w:val="center"/>
          </w:tcPr>
          <w:p w14:paraId="00F01741" w14:textId="77777777" w:rsidR="00681359" w:rsidRPr="003A61BD" w:rsidRDefault="00681359" w:rsidP="00E66A7E">
            <w:pPr>
              <w:pStyle w:val="a2"/>
            </w:pPr>
            <w:r w:rsidRPr="003A61BD">
              <w:t>7</w:t>
            </w:r>
            <w:r w:rsidRPr="003A61BD">
              <w:rPr>
                <w:rFonts w:hint="eastAsia"/>
              </w:rPr>
              <w:t>0</w:t>
            </w:r>
            <w:r w:rsidRPr="003A61BD">
              <w:t>%</w:t>
            </w:r>
            <w:r w:rsidRPr="003A61BD">
              <w:rPr>
                <w:rFonts w:hint="eastAsia"/>
              </w:rPr>
              <w:t>商家評論數</w:t>
            </w:r>
            <w:r w:rsidRPr="003A61BD">
              <w:t>&gt;30</w:t>
            </w:r>
            <w:r w:rsidRPr="003A61BD">
              <w:rPr>
                <w:rFonts w:hint="eastAsia"/>
              </w:rPr>
              <w:t>則</w:t>
            </w:r>
          </w:p>
        </w:tc>
      </w:tr>
    </w:tbl>
    <w:p w14:paraId="6E8B73BD" w14:textId="77777777" w:rsidR="00681359" w:rsidRDefault="00681359" w:rsidP="00681359">
      <w:r>
        <w:rPr>
          <w:rFonts w:hint="eastAsia"/>
        </w:rPr>
        <w:t>而</w:t>
      </w:r>
      <w:r>
        <w:t>2016以前評論數相當少，可以理解為，2016以前，以</w:t>
      </w:r>
      <w:r>
        <w:rPr>
          <w:rFonts w:hint="eastAsia"/>
        </w:rPr>
        <w:t>G</w:t>
      </w:r>
      <w:r>
        <w:t>oogle map進行餐廳評論還未是新竹地區人民</w:t>
      </w:r>
      <w:r>
        <w:rPr>
          <w:rFonts w:hint="eastAsia"/>
        </w:rPr>
        <w:t>乃至台灣地區人民</w:t>
      </w:r>
      <w:r>
        <w:t>的生活習慣，隨著google Map越來越普及，評論數越來越多，但，從2019~2021，評論數驟降，</w:t>
      </w:r>
      <w:del w:id="6" w:author="周湘筑" w:date="2023-04-20T01:25:00Z">
        <w:r w:rsidDel="000C62E6">
          <w:rPr>
            <w:rFonts w:hint="eastAsia"/>
          </w:rPr>
          <w:delText>本研究</w:delText>
        </w:r>
      </w:del>
      <w:ins w:id="7" w:author="周湘筑" w:date="2023-04-20T01:25:00Z">
        <w:r>
          <w:rPr>
            <w:rFonts w:hint="eastAsia"/>
          </w:rPr>
          <w:t>本論文</w:t>
        </w:r>
      </w:ins>
      <w:r w:rsidRPr="003A61BD">
        <w:rPr>
          <w:rFonts w:hint="eastAsia"/>
        </w:rPr>
        <w:t>判斷</w:t>
      </w:r>
      <w:r w:rsidRPr="003A61BD">
        <w:t>應跟新冠肺炎疫情造成大家</w:t>
      </w:r>
      <w:r w:rsidRPr="003A61BD">
        <w:rPr>
          <w:rFonts w:hint="eastAsia"/>
        </w:rPr>
        <w:t>無法</w:t>
      </w:r>
      <w:r w:rsidRPr="003A61BD">
        <w:t>出門用餐有相當大的關係</w:t>
      </w:r>
      <w:r w:rsidRPr="003A61BD">
        <w:rPr>
          <w:rFonts w:hint="eastAsia"/>
        </w:rPr>
        <w:t>。</w:t>
      </w:r>
      <w:r w:rsidRPr="003A61BD">
        <w:t>然而，此圖2022年只統計到7月底，若將2022之8~12月以比例計算加上去，評論數是會超過</w:t>
      </w:r>
      <w:r>
        <w:t>2021的，可見2022年疫情慢慢解封，確實大家更願意出門</w:t>
      </w:r>
      <w:r>
        <w:rPr>
          <w:rFonts w:hint="eastAsia"/>
        </w:rPr>
        <w:t>。</w:t>
      </w:r>
    </w:p>
    <w:p w14:paraId="56915C5F" w14:textId="76E41D0B" w:rsidR="00D53061" w:rsidRDefault="00681359" w:rsidP="00681359">
      <w:r w:rsidRPr="004854AD">
        <w:t>有了上述說明後，我們將96類別之評論時間資料分至</w:t>
      </w:r>
      <w:del w:id="8" w:author="周湘筑" w:date="2023-04-20T01:25:00Z">
        <w:r w:rsidRPr="004854AD" w:rsidDel="000C62E6">
          <w:delText>本研究</w:delText>
        </w:r>
      </w:del>
      <w:ins w:id="9" w:author="周湘筑" w:date="2023-04-20T01:25:00Z">
        <w:r>
          <w:t>本論文</w:t>
        </w:r>
      </w:ins>
      <w:r w:rsidRPr="004854AD">
        <w:t>定義的14類分類，並剔除重複者，近一步進行以行政區為單位的</w:t>
      </w:r>
      <w:r>
        <w:rPr>
          <w:rFonts w:hint="eastAsia"/>
        </w:rPr>
        <w:t>兩種</w:t>
      </w:r>
      <w:r w:rsidRPr="004854AD">
        <w:t>動態</w:t>
      </w:r>
      <w:r>
        <w:rPr>
          <w:rFonts w:hint="eastAsia"/>
        </w:rPr>
        <w:t>功能</w:t>
      </w:r>
      <w:r w:rsidRPr="004854AD">
        <w:t>分析</w:t>
      </w:r>
      <w:r>
        <w:rPr>
          <w:rFonts w:hint="eastAsia"/>
        </w:rPr>
        <w:t>：</w:t>
      </w:r>
    </w:p>
    <w:p w14:paraId="5BAF2ACF" w14:textId="77777777" w:rsidR="001B3465" w:rsidRDefault="001B3465" w:rsidP="001B3465">
      <w:pPr>
        <w:ind w:firstLine="0"/>
      </w:pPr>
    </w:p>
    <w:p w14:paraId="20ED63AE" w14:textId="11008306" w:rsidR="00681359" w:rsidRDefault="00681359" w:rsidP="001B3465">
      <w:pPr>
        <w:pStyle w:val="ListBullet"/>
      </w:pPr>
      <w:r>
        <w:t>日內動態功能分析 - 地區</w:t>
      </w:r>
    </w:p>
    <w:p w14:paraId="665512A9" w14:textId="77777777" w:rsidR="001B3465" w:rsidRDefault="00681359" w:rsidP="001B3465">
      <w:r>
        <w:t>在進行日內動態分析以前，由於24小時之分類太細，本論文將24小時分成多個『作息時段』，方法如下：首先，我們無差別對所有825392則評論進行統計，看座落在哪個小時，統計圖如下：</w:t>
      </w:r>
    </w:p>
    <w:p w14:paraId="1F268E6E" w14:textId="77777777" w:rsidR="001B3465" w:rsidRDefault="001B3465" w:rsidP="001B3465">
      <w:pPr>
        <w:pStyle w:val="IndexHeading"/>
      </w:pPr>
    </w:p>
    <w:p w14:paraId="3D06B5AB" w14:textId="2E055F52" w:rsidR="00681359" w:rsidRPr="00681359" w:rsidRDefault="00681359" w:rsidP="001B3465">
      <w:pPr>
        <w:pStyle w:val="IndexHeading"/>
      </w:pPr>
      <w:r w:rsidRPr="00681359">
        <w:t>所有評論時段動態統計圖</w:t>
      </w:r>
    </w:p>
    <w:p w14:paraId="564AE9D6" w14:textId="20FA4947" w:rsidR="00D53061" w:rsidRDefault="00D53061" w:rsidP="00681359">
      <w:r>
        <w:rPr>
          <w:rFonts w:ascii="楷體-繁" w:eastAsia="楷體-繁" w:hAnsi="楷體-繁"/>
          <w:color w:val="0000FF"/>
          <w:bdr w:val="none" w:sz="0" w:space="0" w:color="auto" w:frame="1"/>
        </w:rPr>
        <w:lastRenderedPageBreak/>
        <w:fldChar w:fldCharType="begin"/>
      </w:r>
      <w:r>
        <w:rPr>
          <w:rFonts w:ascii="楷體-繁" w:eastAsia="楷體-繁" w:hAnsi="楷體-繁"/>
          <w:color w:val="0000FF"/>
          <w:bdr w:val="none" w:sz="0" w:space="0" w:color="auto" w:frame="1"/>
        </w:rPr>
        <w:instrText xml:space="preserve"> INCLUDEPICTURE "https://lh6.googleusercontent.com/vJFnzAmoOmeJaj0Ay2EOWOjaeeyXNt5FWchcI5GRbjGe_twSLKDhdHHoMdjP3RON5dgupgagIZZ0nNHZETRrUjWrZ-wCt4iWL72uIKhVbLIKADwEEtoSYdjDItppmWrfGNRo7emtYwIEuZjcQWqX13ZfZ1mtQ7s0UAoY1_T3f3dpN5oHKc2KdqAl8oNw64dr" \* MERGEFORMATINET </w:instrText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separate"/>
      </w:r>
      <w:r>
        <w:rPr>
          <w:rFonts w:ascii="楷體-繁" w:eastAsia="楷體-繁" w:hAnsi="楷體-繁"/>
          <w:noProof/>
          <w:color w:val="0000FF"/>
          <w:bdr w:val="none" w:sz="0" w:space="0" w:color="auto" w:frame="1"/>
        </w:rPr>
        <w:drawing>
          <wp:inline distT="0" distB="0" distL="0" distR="0" wp14:anchorId="1631FCC7" wp14:editId="16BB106C">
            <wp:extent cx="5274310" cy="39516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end"/>
      </w:r>
    </w:p>
    <w:p w14:paraId="311F54DB" w14:textId="77777777" w:rsidR="00681359" w:rsidRDefault="00681359" w:rsidP="00681359"/>
    <w:p w14:paraId="1F62A2B4" w14:textId="77777777" w:rsidR="00681359" w:rsidRDefault="00681359" w:rsidP="00681359">
      <w:r>
        <w:t>在這張統計圖中，我們可以明顯看到兩個明顯的評論量趨勢分界，分別是3~4點間，與17~19點間，然而，若只採用兩個分界，將整天分為兩個時段，不符合多數人日常作息，本論文將分四個時段做分析，而時段的分界方式如下所述：</w:t>
      </w:r>
    </w:p>
    <w:p w14:paraId="3675902B" w14:textId="06080586" w:rsidR="00681359" w:rsidRDefault="00681359" w:rsidP="00681359">
      <w:r>
        <w:t>我們可以看到</w:t>
      </w:r>
      <w:r w:rsidR="001B3465">
        <w:rPr>
          <w:rFonts w:hint="eastAsia"/>
        </w:rPr>
        <w:t>上</w:t>
      </w:r>
      <w:r>
        <w:t>圖有兩個明顯的趨勢分界，型態為一個三次多項式，然而，一天的結尾銜接的其實是隔天的開始，若用三次多項式擬合，在預測 ”隔日”之評論量時，會有顯著誤差，因此，我們將0~7點的評論數據，移動到23點之後，以展現此連續性的特性，如此一來，將會有三個趨勢分界，則資料適合使用四次多項式擬合，擬合結果如下圖所示：</w:t>
      </w:r>
    </w:p>
    <w:p w14:paraId="4B11D8DA" w14:textId="77777777" w:rsidR="00681359" w:rsidRDefault="00681359" w:rsidP="00681359"/>
    <w:p w14:paraId="238FB7FD" w14:textId="3C1FB92A" w:rsidR="00681359" w:rsidRDefault="00681359" w:rsidP="001B3465">
      <w:pPr>
        <w:pStyle w:val="IndexHeading"/>
      </w:pPr>
      <w:r w:rsidRPr="00681359">
        <w:t>評論時間擬合圖</w:t>
      </w:r>
    </w:p>
    <w:p w14:paraId="57515624" w14:textId="7B8B2176" w:rsidR="00D53061" w:rsidRDefault="00D53061" w:rsidP="00681359"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begin"/>
      </w:r>
      <w:r>
        <w:rPr>
          <w:rFonts w:ascii="楷體-繁" w:eastAsia="楷體-繁" w:hAnsi="楷體-繁"/>
          <w:color w:val="0000FF"/>
          <w:bdr w:val="none" w:sz="0" w:space="0" w:color="auto" w:frame="1"/>
        </w:rPr>
        <w:instrText xml:space="preserve"> INCLUDEPICTURE "https://lh3.googleusercontent.com/QHvjULuVXC-W27ZpA7mSG8RdvuoW4tIZV6tEbR62KpjOdQ_c3-NwgKl7nFhoC8Oww7LxBs5FyvOK7cGwOsTVQjBEt8ygEHmRMAp17THU1My2jgtF7p9mC8L69YofcpSAtpyI5IcDJm_zeD0gPZcWMNaT1Ofgung1iFagCiTKo1-HVgPX2qFVfjZqzUQKUozp" \* MERGEFORMATINET </w:instrText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separate"/>
      </w:r>
      <w:r>
        <w:rPr>
          <w:rFonts w:ascii="楷體-繁" w:eastAsia="楷體-繁" w:hAnsi="楷體-繁"/>
          <w:noProof/>
          <w:color w:val="0000FF"/>
          <w:bdr w:val="none" w:sz="0" w:space="0" w:color="auto" w:frame="1"/>
        </w:rPr>
        <w:drawing>
          <wp:inline distT="0" distB="0" distL="0" distR="0" wp14:anchorId="2171C691" wp14:editId="24DB7F85">
            <wp:extent cx="5274310" cy="39516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體-繁" w:eastAsia="楷體-繁" w:hAnsi="楷體-繁"/>
          <w:color w:val="0000FF"/>
          <w:bdr w:val="none" w:sz="0" w:space="0" w:color="auto" w:frame="1"/>
        </w:rPr>
        <w:fldChar w:fldCharType="end"/>
      </w:r>
    </w:p>
    <w:p w14:paraId="71679296" w14:textId="77777777" w:rsidR="00681359" w:rsidRDefault="00681359" w:rsidP="00681359"/>
    <w:p w14:paraId="6D2B0059" w14:textId="280F6377" w:rsidR="00D53061" w:rsidRDefault="00D53061" w:rsidP="003315FD">
      <w:r>
        <w:t>橘色線為四次多項是擬合結果，為了找出其『趨勢轉折點』，我們取其一階微分，如紅線所示。</w:t>
      </w:r>
      <w:r>
        <w:rPr>
          <w:rFonts w:hint="eastAsia"/>
        </w:rPr>
        <w:t>則</w:t>
      </w:r>
      <w:r>
        <w:t>一階微分之多項式擬合結果為</w:t>
      </w:r>
      <w:r>
        <w:rPr>
          <w:rFonts w:hint="eastAsia"/>
        </w:rPr>
        <w:t>：</w:t>
      </w:r>
    </w:p>
    <w:p w14:paraId="25B94EE5" w14:textId="05A76FBC" w:rsidR="00D53061" w:rsidRPr="003315FD" w:rsidRDefault="003315FD" w:rsidP="003315FD">
      <w:pPr>
        <w:jc w:val="center"/>
      </w:pPr>
      <w:r w:rsidRPr="003315FD">
        <w:t>y=17.68x^3-850.1x^2+1.084e+04x-2.804e+04</w:t>
      </w:r>
    </w:p>
    <w:p w14:paraId="511464B5" w14:textId="77777777" w:rsidR="00D53061" w:rsidRDefault="00D53061" w:rsidP="00681359">
      <w:r w:rsidRPr="008276E5">
        <w:t>其中，一階微分之三次多項式之三個根，四捨五入到小數點第一位，分別為3.5, 16.1, 28.6，其中28.6其實就是隔日的4.6點</w:t>
      </w:r>
      <w:r>
        <w:rPr>
          <w:rFonts w:hint="eastAsia"/>
        </w:rPr>
        <w:t>，</w:t>
      </w:r>
      <w:r>
        <w:t>以此訂出兩個整數時間分界點， (3.5 + 4.6) / 2 = 4 與 16</w:t>
      </w:r>
      <w:r>
        <w:rPr>
          <w:rFonts w:hint="eastAsia"/>
        </w:rPr>
        <w:t>，</w:t>
      </w:r>
      <w:r>
        <w:t>我們再取此四次多項式之二階微分，得圖中之綠線，其方程式為</w:t>
      </w:r>
      <w:r>
        <w:rPr>
          <w:rFonts w:hint="eastAsia"/>
        </w:rPr>
        <w:t>：</w:t>
      </w:r>
    </w:p>
    <w:p w14:paraId="7D74DBA4" w14:textId="469A05A9" w:rsidR="003315FD" w:rsidRPr="008276E5" w:rsidRDefault="003315FD" w:rsidP="003315FD">
      <w:pPr>
        <w:jc w:val="center"/>
        <w:rPr>
          <w:rFonts w:hint="eastAsia"/>
        </w:rPr>
      </w:pPr>
      <w:r w:rsidRPr="003315FD">
        <w:t>y=53.03x^2-1700x+1.804e+04</w:t>
      </w:r>
    </w:p>
    <w:p w14:paraId="3B30697C" w14:textId="77777777" w:rsidR="00D53061" w:rsidRDefault="00D53061" w:rsidP="00681359">
      <w:r>
        <w:lastRenderedPageBreak/>
        <w:t>其根為 8.8 與 23.3，換句話說，就是評論量『趨勢的趨勢轉折點』，同樣四捨五入得9與23。至此，我們得到4個時段分界點，4、9、16、23，四個時段區間分別訂為：</w:t>
      </w:r>
    </w:p>
    <w:p w14:paraId="6C2E67A4" w14:textId="2146160A" w:rsidR="00D53061" w:rsidRDefault="00D53061" w:rsidP="003315FD">
      <w:r>
        <w:t>03:00-08:59：清晨</w:t>
      </w:r>
      <w:r w:rsidR="003315FD">
        <w:br/>
      </w:r>
      <w:r>
        <w:t>09:00-15:59：白天</w:t>
      </w:r>
      <w:r w:rsidR="003315FD">
        <w:br/>
      </w:r>
      <w:r>
        <w:t>16:00-22:59：晚上</w:t>
      </w:r>
      <w:r w:rsidR="003315FD">
        <w:br/>
      </w:r>
      <w:r>
        <w:t>23:00-02:59：半夜</w:t>
      </w:r>
    </w:p>
    <w:p w14:paraId="4B4AE621" w14:textId="55984806" w:rsidR="00D53061" w:rsidRDefault="00D53061" w:rsidP="00681359">
      <w:r w:rsidRPr="00534517">
        <w:t>定好時段分界後，我們可以對各行政區進行日內動態分析，如下：</w:t>
      </w:r>
    </w:p>
    <w:p w14:paraId="693E9866" w14:textId="77777777" w:rsidR="00681359" w:rsidRDefault="00681359" w:rsidP="00681359"/>
    <w:p w14:paraId="548C8ABF" w14:textId="29C164EE" w:rsidR="00681359" w:rsidRDefault="00681359" w:rsidP="003315FD">
      <w:pPr>
        <w:pStyle w:val="IndexHeading"/>
      </w:pPr>
      <w:r w:rsidRPr="00681359">
        <w:t>東區日內動態分析</w:t>
      </w:r>
    </w:p>
    <w:p w14:paraId="2EB39156" w14:textId="77777777" w:rsidR="00681359" w:rsidRDefault="00681359" w:rsidP="00681359">
      <w:pPr>
        <w:pStyle w:val="a6"/>
      </w:pPr>
      <w:r>
        <w:fldChar w:fldCharType="begin"/>
      </w:r>
      <w:r>
        <w:instrText xml:space="preserve"> INCLUDEPICTURE "https://lh6.googleusercontent.com/qvJREu0loyTpVfxXsxPxH62IJsPF7gYsJB_BCLBCV6QFq53UT5IVvNoEgyJhHrg03OtuL8ZCD16EWWCysXmMMpRBZA07PFNkq8gnquA8aOncoSkOvQ7-DiPkDhaTUKYulaL4mYToJWTWBp0FHkkwxwHhDQm2IG07wW9ay7Yfz9XNxOn9eWselZY5zC1_oy-L" \* MERGEFORMATINET </w:instrText>
      </w:r>
      <w:r>
        <w:fldChar w:fldCharType="separate"/>
      </w:r>
      <w:ins w:id="10" w:author="周湘筑" w:date="2023-06-05T20:33:00Z">
        <w:r>
          <w:fldChar w:fldCharType="begin"/>
        </w:r>
        <w:r>
          <w:instrText xml:space="preserve"> INCLUDEPICTURE  "https://lh6.googleusercontent.com/qvJREu0loyTpVfxXsxPxH62IJsPF7gYsJB_BCLBCV6QFq53UT5IVvNoEgyJhHrg03OtuL8ZCD16EWWCysXmMMpRBZA07PFNkq8gnquA8aOncoSkOvQ7-DiPkDhaTUKYulaL4mYToJWTWBp0FHkkwxwHhDQm2IG07wW9ay7Yfz9XNxOn9eWselZY5zC1_oy-L" \* MERGEFORMATINET </w:instrText>
        </w:r>
        <w:r>
          <w:fldChar w:fldCharType="separate"/>
        </w:r>
        <w:r>
          <w:fldChar w:fldCharType="begin"/>
        </w:r>
        <w:r>
          <w:instrText xml:space="preserve"> INCLUDEPICTURE  "https://lh6.googleusercontent.com/qvJREu0loyTpVfxXsxPxH62IJsPF7gYsJB_BCLBCV6QFq53UT5IVvNoEgyJhHrg03OtuL8ZCD16EWWCysXmMMpRBZA07PFNkq8gnquA8aOncoSkOvQ7-DiPkDhaTUKYulaL4mYToJWTWBp0FHkkwxwHhDQm2IG07wW9ay7Yfz9XNxOn9eWselZY5zC1_oy-L" \* MERGEFORMATINET </w:instrText>
        </w:r>
        <w:r>
          <w:fldChar w:fldCharType="separate"/>
        </w:r>
        <w:r>
          <w:fldChar w:fldCharType="begin"/>
        </w:r>
        <w:r>
          <w:instrText xml:space="preserve"> INCLUDEPICTURE  "https://lh6.googleusercontent.com/qvJREu0loyTpVfxXsxPxH62IJsPF7gYsJB_BCLBCV6QFq53UT5IVvNoEgyJhHrg03OtuL8ZCD16EWWCysXmMMpRBZA07PFNkq8gnquA8aOncoSkOvQ7-DiPkDhaTUKYulaL4mYToJWTWBp0FHkkwxwHhDQm2IG07wW9ay7Yfz9XNxOn9eWselZY5zC1_oy-L" \* MERGEFORMATINET </w:instrText>
        </w:r>
        <w:r>
          <w:fldChar w:fldCharType="separate"/>
        </w:r>
        <w:r>
          <w:fldChar w:fldCharType="begin"/>
        </w:r>
        <w:r>
          <w:instrText xml:space="preserve"> INCLUDEPICTURE  "https://lh6.googleusercontent.com/qvJREu0loyTpVfxXsxPxH62IJsPF7gYsJB_BCLBCV6QFq53UT5IVvNoEgyJhHrg03OtuL8ZCD16EWWCysXmMMpRBZA07PFNkq8gnquA8aOncoSkOvQ7-DiPkDhaTUKYulaL4mYToJWTWBp0FHkkwxwHhDQm2IG07wW9ay7Yfz9XNxOn9eWselZY5zC1_oy-L" \* MERGEFORMATINET </w:instrText>
        </w:r>
        <w:r>
          <w:fldChar w:fldCharType="separate"/>
        </w:r>
        <w:r>
          <w:drawing>
            <wp:inline distT="0" distB="0" distL="0" distR="0" wp14:anchorId="1A99763A" wp14:editId="0C5948C5">
              <wp:extent cx="5265420" cy="3947160"/>
              <wp:effectExtent l="0" t="0" r="5080" b="2540"/>
              <wp:docPr id="106852670" name="圖片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5420" cy="394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fldChar w:fldCharType="end"/>
        </w:r>
        <w:r>
          <w:fldChar w:fldCharType="end"/>
        </w:r>
        <w:r>
          <w:fldChar w:fldCharType="end"/>
        </w:r>
        <w:r>
          <w:fldChar w:fldCharType="end"/>
        </w:r>
      </w:ins>
      <w:del w:id="11" w:author="周湘筑" w:date="2023-06-05T20:33:00Z">
        <w:r w:rsidDel="00C44618">
          <w:drawing>
            <wp:inline distT="0" distB="0" distL="0" distR="0" wp14:anchorId="58495BCC" wp14:editId="11537DB9">
              <wp:extent cx="5274310" cy="2739521"/>
              <wp:effectExtent l="0" t="0" r="0" b="3810"/>
              <wp:docPr id="12" name="圖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圖片 12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screen">
                        <a:extLst>
                          <a:ext uri="{28A0092B-C50C-407E-A947-70E740481C1C}">
                            <a14:useLocalDpi xmlns:a14="http://schemas.microsoft.com/office/drawing/2010/main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7395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fldChar w:fldCharType="end"/>
      </w:r>
    </w:p>
    <w:p w14:paraId="48DC38F2" w14:textId="77777777" w:rsidR="003315FD" w:rsidRDefault="003315FD" w:rsidP="003315FD">
      <w:pPr>
        <w:pStyle w:val="IndexHeading"/>
      </w:pPr>
    </w:p>
    <w:p w14:paraId="53907410" w14:textId="68456262" w:rsidR="00681359" w:rsidRDefault="00681359" w:rsidP="003315FD">
      <w:pPr>
        <w:pStyle w:val="IndexHeading"/>
      </w:pPr>
      <w:r w:rsidRPr="00681359">
        <w:lastRenderedPageBreak/>
        <w:t>尖石鄉日內動態分析</w:t>
      </w:r>
    </w:p>
    <w:p w14:paraId="306AA5D9" w14:textId="77777777" w:rsidR="00681359" w:rsidRDefault="00681359" w:rsidP="00681359">
      <w:pPr>
        <w:pStyle w:val="a6"/>
      </w:pPr>
      <w:r>
        <w:drawing>
          <wp:inline distT="0" distB="0" distL="0" distR="0" wp14:anchorId="4B0AE92A" wp14:editId="7C9FCA9E">
            <wp:extent cx="5281394" cy="2743200"/>
            <wp:effectExtent l="0" t="0" r="190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39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79F" w14:textId="77777777" w:rsidR="00681359" w:rsidRDefault="00681359" w:rsidP="00681359">
      <w:pPr>
        <w:pStyle w:val="a6"/>
      </w:pPr>
    </w:p>
    <w:p w14:paraId="209AC32F" w14:textId="00EB02E9" w:rsidR="00681359" w:rsidRDefault="00681359" w:rsidP="003315FD">
      <w:pPr>
        <w:pStyle w:val="IndexHeading"/>
      </w:pPr>
      <w:r>
        <w:rPr>
          <w:rFonts w:hint="eastAsia"/>
        </w:rPr>
        <w:t>寶山鄉日內動態分析</w:t>
      </w:r>
    </w:p>
    <w:p w14:paraId="0DBB5258" w14:textId="36E8B527" w:rsidR="00681359" w:rsidRDefault="00681359" w:rsidP="00681359">
      <w:pPr>
        <w:pStyle w:val="a6"/>
      </w:pPr>
      <w:r>
        <w:rPr>
          <w:rFonts w:hint="eastAsia"/>
        </w:rPr>
        <w:drawing>
          <wp:inline distT="0" distB="0" distL="0" distR="0" wp14:anchorId="192D11DA" wp14:editId="711294CF">
            <wp:extent cx="5281394" cy="2743200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39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FA0F" w14:textId="77777777" w:rsidR="00681359" w:rsidRDefault="00681359" w:rsidP="00681359"/>
    <w:p w14:paraId="4F241460" w14:textId="1AAE0046" w:rsidR="00681359" w:rsidRDefault="00681359" w:rsidP="00681359">
      <w:pPr>
        <w:pStyle w:val="a1"/>
        <w:jc w:val="left"/>
      </w:pPr>
      <w:r>
        <w:rPr>
          <w:rFonts w:hint="eastAsia"/>
        </w:rPr>
        <w:t>從</w:t>
      </w:r>
      <w:r>
        <w:t>東區之日內動態分析雷達圖</w:t>
      </w:r>
      <w:r>
        <w:rPr>
          <w:rFonts w:hint="eastAsia"/>
        </w:rPr>
        <w:t>，可以很</w:t>
      </w:r>
      <w:r>
        <w:t>明顯的</w:t>
      </w:r>
      <w:r>
        <w:rPr>
          <w:rFonts w:hint="eastAsia"/>
        </w:rPr>
        <w:t>看見</w:t>
      </w:r>
      <w:r>
        <w:t>最活躍的時段為晚上，其次為白天</w:t>
      </w:r>
      <w:r>
        <w:rPr>
          <w:rFonts w:hint="eastAsia"/>
        </w:rPr>
        <w:t>，</w:t>
      </w:r>
      <w:r>
        <w:t>以白天及晚上做比對，可以看到，Food與Store類別活動增加的比例遠大於其他，甚至大於Leisure，可推論以趨勢來說，</w:t>
      </w:r>
      <w:r>
        <w:rPr>
          <w:rFonts w:hint="eastAsia"/>
        </w:rPr>
        <w:t>東區</w:t>
      </w:r>
      <w:r>
        <w:t>多人傾向在白天從事Leisure活動，晚上進行Food與Store</w:t>
      </w:r>
      <w:r>
        <w:rPr>
          <w:rFonts w:hint="eastAsia"/>
        </w:rPr>
        <w:t>。再來我們可以看到有趣的是尖石鄉</w:t>
      </w:r>
      <w:r>
        <w:rPr>
          <w:rFonts w:hint="eastAsia"/>
        </w:rPr>
        <w:lastRenderedPageBreak/>
        <w:t>以</w:t>
      </w:r>
      <w:r>
        <w:t>Leisure</w:t>
      </w:r>
      <w:r>
        <w:rPr>
          <w:rFonts w:hint="eastAsia"/>
        </w:rPr>
        <w:t>和</w:t>
      </w:r>
      <w:r>
        <w:t>Lodge</w:t>
      </w:r>
      <w:r>
        <w:rPr>
          <w:rFonts w:hint="eastAsia"/>
        </w:rPr>
        <w:t>兩大功能為主，與市區功能截然不同。接著我們觀察到寶山鄉日內動態分析圖，可以看到特別的是寶山鄉的日內動態</w:t>
      </w:r>
      <w:r>
        <w:t>Auto</w:t>
      </w:r>
      <w:r>
        <w:rPr>
          <w:rFonts w:hint="eastAsia"/>
        </w:rPr>
        <w:t>類別相較於其他地區特別突出，故</w:t>
      </w:r>
      <w:del w:id="12" w:author="周湘筑" w:date="2023-04-20T01:25:00Z">
        <w:r w:rsidDel="000C62E6">
          <w:rPr>
            <w:rFonts w:hint="eastAsia"/>
          </w:rPr>
          <w:delText>本研究</w:delText>
        </w:r>
      </w:del>
      <w:ins w:id="13" w:author="周湘筑" w:date="2023-04-20T01:25:00Z">
        <w:r>
          <w:rPr>
            <w:rFonts w:hint="eastAsia"/>
          </w:rPr>
          <w:t>本論文</w:t>
        </w:r>
      </w:ins>
      <w:r>
        <w:rPr>
          <w:rFonts w:hint="eastAsia"/>
        </w:rPr>
        <w:t>經過實地探查，發現的確寶山鄉的汽修產業相當繁盛。</w:t>
      </w:r>
    </w:p>
    <w:p w14:paraId="4D56FA92" w14:textId="77777777" w:rsidR="003315FD" w:rsidRPr="00681359" w:rsidRDefault="003315FD" w:rsidP="00681359">
      <w:pPr>
        <w:pStyle w:val="a1"/>
        <w:jc w:val="left"/>
      </w:pPr>
    </w:p>
    <w:p w14:paraId="4E7DA550" w14:textId="77777777" w:rsidR="00681359" w:rsidRDefault="00681359" w:rsidP="003315FD">
      <w:pPr>
        <w:pStyle w:val="ListBullet"/>
      </w:pPr>
      <w:bookmarkStart w:id="14" w:name="_Toc136900648"/>
      <w:r>
        <w:rPr>
          <w:rFonts w:hint="eastAsia"/>
        </w:rPr>
        <w:t xml:space="preserve">流年動態功能分析 </w:t>
      </w:r>
      <w:r>
        <w:t xml:space="preserve">– </w:t>
      </w:r>
      <w:r>
        <w:rPr>
          <w:rFonts w:hint="eastAsia"/>
        </w:rPr>
        <w:t>地區</w:t>
      </w:r>
      <w:bookmarkEnd w:id="14"/>
    </w:p>
    <w:p w14:paraId="7B86680B" w14:textId="77777777" w:rsidR="003315FD" w:rsidRDefault="003315FD" w:rsidP="003315FD">
      <w:pPr>
        <w:pStyle w:val="IndexHeading"/>
      </w:pPr>
      <w:bookmarkStart w:id="15" w:name="_Toc136889667"/>
    </w:p>
    <w:p w14:paraId="26509C94" w14:textId="4B28E92E" w:rsidR="003315FD" w:rsidRDefault="003315FD" w:rsidP="003315FD">
      <w:pPr>
        <w:pStyle w:val="IndexHeading"/>
      </w:pPr>
      <w:r>
        <w:rPr>
          <w:rFonts w:hint="eastAsia"/>
        </w:rPr>
        <w:t>東區流年動態功能分析</w:t>
      </w:r>
      <w:bookmarkEnd w:id="15"/>
    </w:p>
    <w:p w14:paraId="24E8F730" w14:textId="6BA81488" w:rsidR="003315FD" w:rsidRDefault="00681359" w:rsidP="003315FD">
      <w:pPr>
        <w:pStyle w:val="a6"/>
      </w:pPr>
      <w:r>
        <w:drawing>
          <wp:inline distT="0" distB="0" distL="0" distR="0" wp14:anchorId="70E3C760" wp14:editId="6D64A994">
            <wp:extent cx="4264803" cy="2880000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57A" w14:textId="1FD188D3" w:rsidR="003315FD" w:rsidRPr="003315FD" w:rsidRDefault="003315FD" w:rsidP="003315FD">
      <w:pPr>
        <w:pStyle w:val="IndexHeading"/>
      </w:pPr>
      <w:bookmarkStart w:id="16" w:name="_Toc136889668"/>
      <w:r>
        <w:rPr>
          <w:rFonts w:hint="eastAsia"/>
        </w:rPr>
        <w:t>尖石鄉流年動態分析</w:t>
      </w:r>
      <w:bookmarkEnd w:id="16"/>
    </w:p>
    <w:p w14:paraId="6A9C1ED0" w14:textId="77777777" w:rsidR="00681359" w:rsidRDefault="00681359" w:rsidP="00681359">
      <w:pPr>
        <w:pStyle w:val="a6"/>
      </w:pPr>
      <w:r>
        <w:rPr>
          <w:rFonts w:hint="eastAsia"/>
        </w:rPr>
        <w:lastRenderedPageBreak/>
        <w:drawing>
          <wp:inline distT="0" distB="0" distL="0" distR="0" wp14:anchorId="49CA8EC6" wp14:editId="7AD40D14">
            <wp:extent cx="4264803" cy="2880000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2770" w14:textId="77777777" w:rsidR="003315FD" w:rsidRDefault="003315FD" w:rsidP="00681359"/>
    <w:p w14:paraId="58EC7602" w14:textId="249BEE8A" w:rsidR="00681359" w:rsidRDefault="00681359" w:rsidP="00681359">
      <w:r>
        <w:rPr>
          <w:rFonts w:hint="eastAsia"/>
        </w:rPr>
        <w:t>為了方便說明，我們取</w:t>
      </w:r>
      <w:r>
        <w:t>3</w:t>
      </w:r>
      <w:r>
        <w:rPr>
          <w:rFonts w:hint="eastAsia"/>
        </w:rPr>
        <w:t>個完整年（僅顯示</w:t>
      </w:r>
      <w:r>
        <w:t>2019</w:t>
      </w:r>
      <w:r>
        <w:rPr>
          <w:rFonts w:hint="eastAsia"/>
        </w:rPr>
        <w:t>、</w:t>
      </w:r>
      <w:r>
        <w:t>2020</w:t>
      </w:r>
      <w:r>
        <w:rPr>
          <w:rFonts w:hint="eastAsia"/>
        </w:rPr>
        <w:t>、2</w:t>
      </w:r>
      <w:r>
        <w:t>021</w:t>
      </w:r>
      <w:r>
        <w:rPr>
          <w:rFonts w:hint="eastAsia"/>
        </w:rPr>
        <w:t>）方便說明，從圖我們能看到東區的</w:t>
      </w:r>
      <w:r>
        <w:t>Leisure</w:t>
      </w:r>
      <w:r>
        <w:rPr>
          <w:rFonts w:hint="eastAsia"/>
        </w:rPr>
        <w:t>類別上，</w:t>
      </w:r>
      <w:r>
        <w:t>2020</w:t>
      </w:r>
      <w:r>
        <w:rPr>
          <w:rFonts w:hint="eastAsia"/>
        </w:rPr>
        <w:t>年達到高峰，</w:t>
      </w:r>
      <w:commentRangeStart w:id="17"/>
      <w:commentRangeStart w:id="18"/>
      <w:commentRangeStart w:id="19"/>
      <w:commentRangeStart w:id="20"/>
      <w:r>
        <w:rPr>
          <w:rFonts w:hint="eastAsia"/>
        </w:rPr>
        <w:t>這時因疫情原因，無法出國，大家只能在國內旅遊</w:t>
      </w:r>
      <w:commentRangeEnd w:id="17"/>
      <w:r>
        <w:rPr>
          <w:rStyle w:val="CommentReference"/>
        </w:rPr>
        <w:commentReference w:id="17"/>
      </w:r>
      <w:commentRangeEnd w:id="18"/>
      <w:r>
        <w:rPr>
          <w:rStyle w:val="CommentReference"/>
        </w:rPr>
        <w:commentReference w:id="18"/>
      </w:r>
      <w:commentRangeEnd w:id="19"/>
      <w:r>
        <w:rPr>
          <w:rStyle w:val="CommentReference"/>
        </w:rPr>
        <w:commentReference w:id="19"/>
      </w:r>
      <w:commentRangeEnd w:id="20"/>
      <w:r>
        <w:rPr>
          <w:rStyle w:val="CommentReference"/>
        </w:rPr>
        <w:commentReference w:id="20"/>
      </w:r>
      <w:r>
        <w:rPr>
          <w:rFonts w:hint="eastAsia"/>
        </w:rPr>
        <w:t>，我們可以看到</w:t>
      </w:r>
      <w:r w:rsidR="005E6D20">
        <w:rPr>
          <w:rFonts w:hint="eastAsia"/>
        </w:rPr>
        <w:t>尖石鄉</w:t>
      </w:r>
      <w:r>
        <w:rPr>
          <w:rFonts w:hint="eastAsia"/>
        </w:rPr>
        <w:t>的</w:t>
      </w:r>
      <w:r>
        <w:t>Lodge</w:t>
      </w:r>
      <w:r>
        <w:rPr>
          <w:rFonts w:hint="eastAsia"/>
        </w:rPr>
        <w:t>類別上也有同樣的情況，但到</w:t>
      </w:r>
      <w:r>
        <w:t>2021</w:t>
      </w:r>
      <w:r>
        <w:rPr>
          <w:rFonts w:hint="eastAsia"/>
        </w:rPr>
        <w:t>逐漸開放可以出國後，可以看見</w:t>
      </w:r>
      <w:r w:rsidR="005E6D20">
        <w:rPr>
          <w:rFonts w:hint="eastAsia"/>
        </w:rPr>
        <w:t>東區</w:t>
      </w:r>
      <w:r>
        <w:rPr>
          <w:rFonts w:hint="eastAsia"/>
        </w:rPr>
        <w:t>的</w:t>
      </w:r>
      <w:r>
        <w:t>Leisure</w:t>
      </w:r>
      <w:r>
        <w:rPr>
          <w:rFonts w:hint="eastAsia"/>
        </w:rPr>
        <w:t>類別與</w:t>
      </w:r>
      <w:r w:rsidR="005E6D20">
        <w:rPr>
          <w:rFonts w:hint="eastAsia"/>
        </w:rPr>
        <w:t>尖石鄉</w:t>
      </w:r>
      <w:r>
        <w:rPr>
          <w:rFonts w:hint="eastAsia"/>
        </w:rPr>
        <w:t>的</w:t>
      </w:r>
      <w:r>
        <w:t>Lodge</w:t>
      </w:r>
      <w:r>
        <w:rPr>
          <w:rFonts w:hint="eastAsia"/>
        </w:rPr>
        <w:t>類別大幅下降。</w:t>
      </w:r>
      <w:bookmarkStart w:id="21" w:name="_Ref122894038"/>
      <w:bookmarkStart w:id="22" w:name="_Toc136900649"/>
    </w:p>
    <w:p w14:paraId="5087E987" w14:textId="77777777" w:rsidR="00681359" w:rsidRDefault="00681359" w:rsidP="00681359"/>
    <w:p w14:paraId="50CEE386" w14:textId="0277FF40" w:rsidR="00681359" w:rsidRPr="005E6D20" w:rsidRDefault="00681359" w:rsidP="005E6D20">
      <w:pPr>
        <w:pStyle w:val="ListBullet"/>
      </w:pPr>
      <w:r>
        <w:rPr>
          <w:rFonts w:hint="eastAsia"/>
        </w:rPr>
        <w:t>各行政區主要使用功能分析</w:t>
      </w:r>
      <w:bookmarkEnd w:id="21"/>
      <w:bookmarkEnd w:id="22"/>
    </w:p>
    <w:p w14:paraId="2BFB7315" w14:textId="744CEFC0" w:rsidR="00681359" w:rsidRPr="007574A1" w:rsidRDefault="00681359" w:rsidP="00681359">
      <w:r>
        <w:rPr>
          <w:rFonts w:hint="eastAsia"/>
        </w:rPr>
        <w:t>接著</w:t>
      </w:r>
      <w:del w:id="23" w:author="周湘筑" w:date="2023-04-20T01:25:00Z">
        <w:r w:rsidDel="000C62E6">
          <w:rPr>
            <w:rFonts w:hint="eastAsia"/>
          </w:rPr>
          <w:delText>本研究</w:delText>
        </w:r>
      </w:del>
      <w:ins w:id="24" w:author="周湘筑" w:date="2023-04-20T01:25:00Z">
        <w:r>
          <w:rPr>
            <w:rFonts w:hint="eastAsia"/>
          </w:rPr>
          <w:t>本論文</w:t>
        </w:r>
      </w:ins>
      <w:r>
        <w:rPr>
          <w:rFonts w:hint="eastAsia"/>
        </w:rPr>
        <w:t>整理所有行政區各功能歷年來所有評論總量，透過評論總量觀察各行政區主要使用功能為哪些，以下將各行政區整理為下：</w:t>
      </w:r>
    </w:p>
    <w:p w14:paraId="16B0C5D8" w14:textId="77777777" w:rsidR="00681359" w:rsidRDefault="00681359" w:rsidP="00681359">
      <w:pPr>
        <w:pStyle w:val="a4"/>
      </w:pPr>
    </w:p>
    <w:p w14:paraId="56F9D3E6" w14:textId="46967FC7" w:rsidR="00681359" w:rsidRPr="007D081F" w:rsidRDefault="00681359" w:rsidP="005E6D20">
      <w:pPr>
        <w:pStyle w:val="IndexHeading"/>
        <w:pPrChange w:id="25" w:author="周湘筑" w:date="2023-06-05T20:29:00Z">
          <w:pPr>
            <w:pStyle w:val="a5"/>
          </w:pPr>
        </w:pPrChange>
      </w:pPr>
      <w:r>
        <w:rPr>
          <w:rFonts w:hint="eastAsia"/>
        </w:rPr>
        <w:t>各行政區各類功能評論總量比較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45"/>
        <w:gridCol w:w="4145"/>
      </w:tblGrid>
      <w:tr w:rsidR="00681359" w14:paraId="79A0DE30" w14:textId="77777777" w:rsidTr="00E66A7E">
        <w:trPr>
          <w:trHeight w:val="454"/>
        </w:trPr>
        <w:tc>
          <w:tcPr>
            <w:tcW w:w="2500" w:type="pct"/>
            <w:shd w:val="clear" w:color="auto" w:fill="E7E6E6" w:themeFill="background2"/>
            <w:vAlign w:val="center"/>
          </w:tcPr>
          <w:p w14:paraId="4942F911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東區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2959EB33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北區</w:t>
            </w:r>
          </w:p>
        </w:tc>
      </w:tr>
      <w:tr w:rsidR="00681359" w14:paraId="64075089" w14:textId="77777777" w:rsidTr="00E66A7E">
        <w:tc>
          <w:tcPr>
            <w:tcW w:w="2500" w:type="pct"/>
            <w:vAlign w:val="center"/>
          </w:tcPr>
          <w:p w14:paraId="2B78CF66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406BF96" wp14:editId="01F0B922">
                  <wp:extent cx="1800000" cy="1800000"/>
                  <wp:effectExtent l="0" t="0" r="381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54B94E8D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0AFB0673" wp14:editId="5B332CFD">
                  <wp:extent cx="1800000" cy="1800000"/>
                  <wp:effectExtent l="0" t="0" r="3810" b="381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7AC01F7D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07A98565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香山區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0D6F1D35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竹北市</w:t>
            </w:r>
          </w:p>
        </w:tc>
      </w:tr>
      <w:tr w:rsidR="00681359" w14:paraId="6225B1BA" w14:textId="77777777" w:rsidTr="00E66A7E">
        <w:tc>
          <w:tcPr>
            <w:tcW w:w="2500" w:type="pct"/>
            <w:vAlign w:val="center"/>
          </w:tcPr>
          <w:p w14:paraId="3785092E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5551D41F" wp14:editId="3F437B3C">
                  <wp:extent cx="1800000" cy="1800000"/>
                  <wp:effectExtent l="0" t="0" r="3810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05BDEC7A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1ADB7BB3" wp14:editId="71253FC4">
                  <wp:extent cx="1800000" cy="1800000"/>
                  <wp:effectExtent l="0" t="0" r="3810" b="381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3A7FD229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5B200941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竹東鎮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770FF6E6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新埔鎮</w:t>
            </w:r>
          </w:p>
        </w:tc>
      </w:tr>
      <w:tr w:rsidR="00681359" w14:paraId="7089588B" w14:textId="77777777" w:rsidTr="00E66A7E">
        <w:tc>
          <w:tcPr>
            <w:tcW w:w="2500" w:type="pct"/>
            <w:vAlign w:val="center"/>
          </w:tcPr>
          <w:p w14:paraId="54AE4B6E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3D0C35D1" wp14:editId="18797742">
                  <wp:extent cx="1800000" cy="1800000"/>
                  <wp:effectExtent l="0" t="0" r="3810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D90A150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06E0DAC6" wp14:editId="7B358F74">
                  <wp:extent cx="1800000" cy="1800000"/>
                  <wp:effectExtent l="0" t="0" r="3810" b="381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1A48C3B0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6016CE92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關西鎮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65FF9D77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湖口鄉</w:t>
            </w:r>
          </w:p>
        </w:tc>
      </w:tr>
      <w:tr w:rsidR="00681359" w14:paraId="37717362" w14:textId="77777777" w:rsidTr="00E66A7E">
        <w:tc>
          <w:tcPr>
            <w:tcW w:w="2500" w:type="pct"/>
            <w:vAlign w:val="center"/>
          </w:tcPr>
          <w:p w14:paraId="7487E82A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50CD57D1" wp14:editId="70AEBE5F">
                  <wp:extent cx="1800000" cy="1800000"/>
                  <wp:effectExtent l="0" t="0" r="3810" b="381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1CE27A10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7ACA2D5B" wp14:editId="393AFD29">
                  <wp:extent cx="1800000" cy="1800000"/>
                  <wp:effectExtent l="0" t="0" r="3810" b="381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5165F9F2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16643997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新豐鄉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1E02182B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峨眉鄉</w:t>
            </w:r>
          </w:p>
        </w:tc>
      </w:tr>
      <w:tr w:rsidR="00681359" w14:paraId="5F45B327" w14:textId="77777777" w:rsidTr="00E66A7E">
        <w:tc>
          <w:tcPr>
            <w:tcW w:w="2500" w:type="pct"/>
            <w:vAlign w:val="center"/>
          </w:tcPr>
          <w:p w14:paraId="503287F6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70EE689" wp14:editId="01AEEB0B">
                  <wp:extent cx="1800000" cy="1800000"/>
                  <wp:effectExtent l="0" t="0" r="3810" b="381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D96DA69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2E7BAD3C" wp14:editId="59B19F07">
                  <wp:extent cx="1800000" cy="1800000"/>
                  <wp:effectExtent l="0" t="0" r="3810" b="381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469BEB27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0FF6C42D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寶山鄉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08D0A022" w14:textId="77777777" w:rsidR="00681359" w:rsidRDefault="00681359" w:rsidP="00E66A7E">
            <w:pPr>
              <w:pStyle w:val="a5"/>
              <w:snapToGrid w:val="0"/>
              <w:spacing w:line="240" w:lineRule="auto"/>
            </w:pPr>
            <w:r>
              <w:rPr>
                <w:rFonts w:hint="eastAsia"/>
              </w:rPr>
              <w:t>北埔鄉</w:t>
            </w:r>
          </w:p>
        </w:tc>
      </w:tr>
      <w:tr w:rsidR="00681359" w14:paraId="3983A4EB" w14:textId="77777777" w:rsidTr="00E66A7E">
        <w:tc>
          <w:tcPr>
            <w:tcW w:w="2500" w:type="pct"/>
            <w:vAlign w:val="center"/>
          </w:tcPr>
          <w:p w14:paraId="669916D9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0E2EC449" wp14:editId="332CD7D9">
                  <wp:extent cx="1800000" cy="1800000"/>
                  <wp:effectExtent l="0" t="0" r="3810" b="381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1A0E8150" w14:textId="77777777" w:rsidR="00681359" w:rsidRDefault="00681359" w:rsidP="00E66A7E">
            <w:pPr>
              <w:pStyle w:val="a5"/>
            </w:pPr>
            <w:r>
              <w:rPr>
                <w:rFonts w:hint="eastAsia"/>
                <w:noProof/>
              </w:rPr>
              <w:drawing>
                <wp:inline distT="0" distB="0" distL="0" distR="0" wp14:anchorId="5A616391" wp14:editId="6535934E">
                  <wp:extent cx="1800000" cy="1800000"/>
                  <wp:effectExtent l="0" t="0" r="3810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/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62128E8F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0A5A9075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穹林鄉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4F649E1D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橫山鄉</w:t>
            </w:r>
          </w:p>
        </w:tc>
      </w:tr>
      <w:tr w:rsidR="00681359" w14:paraId="2EA82B10" w14:textId="77777777" w:rsidTr="00E66A7E">
        <w:tc>
          <w:tcPr>
            <w:tcW w:w="2500" w:type="pct"/>
            <w:vAlign w:val="center"/>
          </w:tcPr>
          <w:p w14:paraId="7CF3DD7C" w14:textId="77777777" w:rsidR="00681359" w:rsidRDefault="00681359" w:rsidP="00E66A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610B2D" wp14:editId="4CF69025">
                  <wp:extent cx="1800000" cy="1800000"/>
                  <wp:effectExtent l="0" t="0" r="3810" b="381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/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284E093" w14:textId="77777777" w:rsidR="00681359" w:rsidRDefault="00681359" w:rsidP="00E66A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04AA45" wp14:editId="1004CFD8">
                  <wp:extent cx="1800000" cy="1800000"/>
                  <wp:effectExtent l="0" t="0" r="3810" b="381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/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359" w14:paraId="104C35CC" w14:textId="77777777" w:rsidTr="00E66A7E">
        <w:tc>
          <w:tcPr>
            <w:tcW w:w="2500" w:type="pct"/>
            <w:shd w:val="clear" w:color="auto" w:fill="E7E6E6" w:themeFill="background2"/>
            <w:vAlign w:val="center"/>
          </w:tcPr>
          <w:p w14:paraId="0488DF7B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尖石鄉</w:t>
            </w:r>
          </w:p>
        </w:tc>
        <w:tc>
          <w:tcPr>
            <w:tcW w:w="2500" w:type="pct"/>
            <w:shd w:val="clear" w:color="auto" w:fill="E7E6E6" w:themeFill="background2"/>
            <w:vAlign w:val="center"/>
          </w:tcPr>
          <w:p w14:paraId="11F21CEC" w14:textId="77777777" w:rsidR="00681359" w:rsidRDefault="00681359" w:rsidP="00E66A7E">
            <w:pPr>
              <w:pStyle w:val="a5"/>
              <w:snapToGrid w:val="0"/>
              <w:spacing w:line="240" w:lineRule="auto"/>
              <w:rPr>
                <w:noProof/>
              </w:rPr>
            </w:pPr>
            <w:r>
              <w:rPr>
                <w:rFonts w:hint="eastAsia"/>
                <w:noProof/>
              </w:rPr>
              <w:t>五峰鄉</w:t>
            </w:r>
          </w:p>
        </w:tc>
      </w:tr>
      <w:tr w:rsidR="00681359" w14:paraId="6C7B9994" w14:textId="77777777" w:rsidTr="00E66A7E">
        <w:trPr>
          <w:trHeight w:val="1888"/>
        </w:trPr>
        <w:tc>
          <w:tcPr>
            <w:tcW w:w="2500" w:type="pct"/>
            <w:vAlign w:val="center"/>
          </w:tcPr>
          <w:p w14:paraId="56B87F17" w14:textId="77777777" w:rsidR="00681359" w:rsidRDefault="00681359" w:rsidP="00E66A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A63C7B" wp14:editId="3B6AF833">
                  <wp:extent cx="1800000" cy="1800000"/>
                  <wp:effectExtent l="0" t="0" r="3810" b="381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EF08718" w14:textId="77777777" w:rsidR="00681359" w:rsidRDefault="00681359" w:rsidP="00E66A7E">
            <w:pPr>
              <w:pStyle w:val="a5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C09B3D" wp14:editId="25103D6B">
                  <wp:extent cx="1800000" cy="1800000"/>
                  <wp:effectExtent l="0" t="0" r="3810" b="381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/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973D1" w14:textId="77777777" w:rsidR="005E6D20" w:rsidRDefault="00681359" w:rsidP="00681359">
      <w:r>
        <w:rPr>
          <w:rFonts w:hint="eastAsia"/>
        </w:rPr>
        <w:t>我們可以看到五峰鄉和尖石鄉、北埔鄉差不多是一樣的圖形，以</w:t>
      </w:r>
      <w:r>
        <w:t>Lodge</w:t>
      </w:r>
      <w:r>
        <w:rPr>
          <w:rFonts w:hint="eastAsia"/>
        </w:rPr>
        <w:t>和</w:t>
      </w:r>
      <w:r>
        <w:lastRenderedPageBreak/>
        <w:t>Leisure</w:t>
      </w:r>
      <w:r>
        <w:rPr>
          <w:rFonts w:hint="eastAsia"/>
        </w:rPr>
        <w:t>為主，山區偏鄉以休閒和露營住宿為主要使用功能，但北埔鄉的F</w:t>
      </w:r>
      <w:r>
        <w:t>ood</w:t>
      </w:r>
      <w:r>
        <w:rPr>
          <w:rFonts w:hint="eastAsia"/>
        </w:rPr>
        <w:t>功能相對於五峰鄉與尖石鄉突出許多，可判斷飲食文化相較於五峰鄉和尖石鄉會興盛許多，而在橫山鄉方面，住宿相較於五峰鄉和尖石鄉略少，但</w:t>
      </w:r>
      <w:r>
        <w:t>Trans</w:t>
      </w:r>
      <w:r>
        <w:rPr>
          <w:rFonts w:hint="eastAsia"/>
        </w:rPr>
        <w:t>功能明顯突出。</w:t>
      </w:r>
    </w:p>
    <w:p w14:paraId="5CBFB854" w14:textId="50EDFDAB" w:rsidR="00681359" w:rsidRDefault="00681359" w:rsidP="00681359">
      <w:r>
        <w:rPr>
          <w:rFonts w:hint="eastAsia"/>
        </w:rPr>
        <w:t>接著我們看到穹林鄉的功能相較於新竹其他城市較無突出功能，但看圖面，除了較高的</w:t>
      </w:r>
      <w:r>
        <w:t>Food</w:t>
      </w:r>
      <w:r>
        <w:rPr>
          <w:rFonts w:hint="eastAsia"/>
        </w:rPr>
        <w:t>功能外與較為平均的</w:t>
      </w:r>
      <w:r>
        <w:t>Store</w:t>
      </w:r>
      <w:r>
        <w:rPr>
          <w:rFonts w:hint="eastAsia"/>
        </w:rPr>
        <w:t>與</w:t>
      </w:r>
      <w:r>
        <w:t>Leisure</w:t>
      </w:r>
      <w:r>
        <w:rPr>
          <w:rFonts w:hint="eastAsia"/>
        </w:rPr>
        <w:t>功能外，本身的</w:t>
      </w:r>
      <w:r>
        <w:t>Auto</w:t>
      </w:r>
      <w:r>
        <w:rPr>
          <w:rFonts w:hint="eastAsia"/>
        </w:rPr>
        <w:t>功能為其他功能裡相對多的。再來我們看到寶山鄉，以L</w:t>
      </w:r>
      <w:r>
        <w:t>eisure</w:t>
      </w:r>
      <w:r>
        <w:rPr>
          <w:rFonts w:hint="eastAsia"/>
        </w:rPr>
        <w:t>功能為主，</w:t>
      </w:r>
      <w:r>
        <w:t>Auto</w:t>
      </w:r>
      <w:r>
        <w:rPr>
          <w:rFonts w:hint="eastAsia"/>
        </w:rPr>
        <w:t>功能為寶山的主要民生營生之一。</w:t>
      </w:r>
    </w:p>
    <w:p w14:paraId="420F4834" w14:textId="77777777" w:rsidR="00681359" w:rsidRDefault="00681359" w:rsidP="00681359">
      <w:r>
        <w:rPr>
          <w:rFonts w:hint="eastAsia"/>
        </w:rPr>
        <w:t>至於峨眉鄉特別的是除了我們可想得到的</w:t>
      </w:r>
      <w:r>
        <w:t>Food</w:t>
      </w:r>
      <w:r>
        <w:rPr>
          <w:rFonts w:hint="eastAsia"/>
        </w:rPr>
        <w:t>與</w:t>
      </w:r>
      <w:r>
        <w:t>Leisure</w:t>
      </w:r>
      <w:r>
        <w:rPr>
          <w:rFonts w:hint="eastAsia"/>
        </w:rPr>
        <w:t>、</w:t>
      </w:r>
      <w:r>
        <w:t>Lodge</w:t>
      </w:r>
      <w:r>
        <w:rPr>
          <w:rFonts w:hint="eastAsia"/>
        </w:rPr>
        <w:t>功能較為突出之外，在</w:t>
      </w:r>
      <w:r>
        <w:t>Improve</w:t>
      </w:r>
      <w:r>
        <w:rPr>
          <w:rFonts w:hint="eastAsia"/>
        </w:rPr>
        <w:t>功能也是當地人較為常使用的功能之一。</w:t>
      </w:r>
    </w:p>
    <w:p w14:paraId="5F51DCFD" w14:textId="0B0C5D90" w:rsidR="00681359" w:rsidRDefault="00681359" w:rsidP="00681359">
      <w:r>
        <w:rPr>
          <w:rFonts w:hint="eastAsia"/>
        </w:rPr>
        <w:t>新豐的話除了</w:t>
      </w:r>
      <w:r>
        <w:t>Bar</w:t>
      </w:r>
      <w:r>
        <w:rPr>
          <w:rFonts w:hint="eastAsia"/>
        </w:rPr>
        <w:t>、C</w:t>
      </w:r>
      <w:r>
        <w:t>ivic</w:t>
      </w:r>
      <w:r>
        <w:rPr>
          <w:rFonts w:hint="eastAsia"/>
        </w:rPr>
        <w:t>、</w:t>
      </w:r>
      <w:r>
        <w:t>Money</w:t>
      </w:r>
      <w:r>
        <w:rPr>
          <w:rFonts w:hint="eastAsia"/>
        </w:rPr>
        <w:t>、</w:t>
      </w:r>
      <w:r>
        <w:t>Religion</w:t>
      </w:r>
      <w:r>
        <w:rPr>
          <w:rFonts w:hint="eastAsia"/>
        </w:rPr>
        <w:t>功能較缺乏外，其餘功能較為平均。而我們可以看到新豐在</w:t>
      </w:r>
      <w:r>
        <w:t>POI</w:t>
      </w:r>
      <w:r>
        <w:rPr>
          <w:rFonts w:hint="eastAsia"/>
        </w:rPr>
        <w:t>多樣性的排名也是名列前茅。由此可知，此地的除了功能多樣外，民眾的使用度也較平均。</w:t>
      </w:r>
    </w:p>
    <w:p w14:paraId="6297B78A" w14:textId="77777777" w:rsidR="00681359" w:rsidRDefault="00681359" w:rsidP="00681359">
      <w:r>
        <w:rPr>
          <w:rFonts w:hint="eastAsia"/>
        </w:rPr>
        <w:t>接著我們看到關西鎮的圖形相較其他行政區較為有趣，其他的功能使用率也都算平均蠻高的，但是</w:t>
      </w:r>
      <w:r>
        <w:t>Improve</w:t>
      </w:r>
      <w:r>
        <w:rPr>
          <w:rFonts w:hint="eastAsia"/>
        </w:rPr>
        <w:t>功能突出的非常多，我們可以推測由於關西鎮處於台灣交通匯聚之處，使用者多是各式來往的旅客，同時也是觀光休閒重鎮，在組成人口上也有客、閩、原多元組成，在使用“各項服務“的需求也較高。而如同上述所提，是台灣交通匯聚之處，</w:t>
      </w:r>
      <w:r>
        <w:t>Auto</w:t>
      </w:r>
      <w:r>
        <w:rPr>
          <w:rFonts w:hint="eastAsia"/>
        </w:rPr>
        <w:t>功能也是此鎮的主要使用功能之一。</w:t>
      </w:r>
    </w:p>
    <w:p w14:paraId="00BCBFCE" w14:textId="77777777" w:rsidR="00681359" w:rsidRDefault="00681359" w:rsidP="00681359">
      <w:r>
        <w:rPr>
          <w:rFonts w:hint="eastAsia"/>
        </w:rPr>
        <w:lastRenderedPageBreak/>
        <w:t>另外我們看到新埔的</w:t>
      </w:r>
      <w:r>
        <w:t>Civic</w:t>
      </w:r>
      <w:r>
        <w:rPr>
          <w:rFonts w:hint="eastAsia"/>
        </w:rPr>
        <w:t>和</w:t>
      </w:r>
      <w:r>
        <w:t>Auto</w:t>
      </w:r>
      <w:r>
        <w:rPr>
          <w:rFonts w:hint="eastAsia"/>
        </w:rPr>
        <w:t>功能是扣除掉</w:t>
      </w:r>
      <w:r>
        <w:t>Lodge</w:t>
      </w:r>
      <w:r>
        <w:rPr>
          <w:rFonts w:hint="eastAsia"/>
        </w:rPr>
        <w:t>、</w:t>
      </w:r>
      <w:r>
        <w:t>Leisure</w:t>
      </w:r>
      <w:r>
        <w:rPr>
          <w:rFonts w:hint="eastAsia"/>
        </w:rPr>
        <w:t>、</w:t>
      </w:r>
      <w:r>
        <w:t>Store</w:t>
      </w:r>
      <w:r>
        <w:rPr>
          <w:rFonts w:hint="eastAsia"/>
        </w:rPr>
        <w:t>、</w:t>
      </w:r>
      <w:r>
        <w:t>Food</w:t>
      </w:r>
      <w:r>
        <w:rPr>
          <w:rFonts w:hint="eastAsia"/>
        </w:rPr>
        <w:t>四大功能後，其中較為突出的功能，其</w:t>
      </w:r>
      <w:r>
        <w:t>Civic</w:t>
      </w:r>
      <w:r>
        <w:rPr>
          <w:rFonts w:hint="eastAsia"/>
        </w:rPr>
        <w:t>更是在所有新竹</w:t>
      </w:r>
      <w:r>
        <w:t>Civic</w:t>
      </w:r>
      <w:r>
        <w:rPr>
          <w:rFonts w:hint="eastAsia"/>
        </w:rPr>
        <w:t>功能裡面使用名列前茅的，這是因為新埔的地方政府深入在地經營，其所有村里都有特色社區發展協會，且經營深入且良好，新埔在地社區意識濃厚。</w:t>
      </w:r>
      <w:bookmarkStart w:id="26" w:name="_Toc136900650"/>
    </w:p>
    <w:p w14:paraId="61603DA1" w14:textId="77777777" w:rsidR="00681359" w:rsidRDefault="00681359" w:rsidP="00681359"/>
    <w:p w14:paraId="68894F40" w14:textId="6416FFCD" w:rsidR="00681359" w:rsidRDefault="00681359" w:rsidP="005E6D20">
      <w:pPr>
        <w:pStyle w:val="ListBullet"/>
      </w:pPr>
      <w:r>
        <w:rPr>
          <w:rFonts w:hint="eastAsia"/>
        </w:rPr>
        <w:t>單一功能比較分析</w:t>
      </w:r>
      <w:bookmarkEnd w:id="26"/>
    </w:p>
    <w:p w14:paraId="76B23F82" w14:textId="77777777" w:rsidR="00681359" w:rsidRDefault="00681359" w:rsidP="00681359">
      <w:pPr>
        <w:rPr>
          <w:noProof/>
        </w:rPr>
      </w:pPr>
      <w:r>
        <w:rPr>
          <w:rFonts w:hint="eastAsia"/>
          <w:noProof/>
        </w:rPr>
        <w:t>在此章節，我們選擇</w:t>
      </w:r>
      <w:r>
        <w:rPr>
          <w:noProof/>
        </w:rPr>
        <w:t>Religion</w:t>
      </w:r>
      <w:r>
        <w:rPr>
          <w:rFonts w:hint="eastAsia"/>
          <w:noProof/>
        </w:rPr>
        <w:t>與</w:t>
      </w:r>
      <w:r>
        <w:rPr>
          <w:noProof/>
        </w:rPr>
        <w:t>Health</w:t>
      </w:r>
      <w:r>
        <w:rPr>
          <w:rFonts w:hint="eastAsia"/>
          <w:noProof/>
        </w:rPr>
        <w:t>功能來做示範，並探討其背後的原因。</w:t>
      </w:r>
    </w:p>
    <w:p w14:paraId="04EF8D02" w14:textId="77777777" w:rsidR="005E6D20" w:rsidRDefault="005E6D20" w:rsidP="005E6D20">
      <w:pPr>
        <w:pStyle w:val="IndexHeading"/>
      </w:pPr>
      <w:bookmarkStart w:id="27" w:name="_Toc136889669"/>
    </w:p>
    <w:p w14:paraId="31CB8F8A" w14:textId="5A1F7C47" w:rsidR="005E6D20" w:rsidRPr="005E6D20" w:rsidRDefault="005E6D20" w:rsidP="005E6D20">
      <w:pPr>
        <w:pStyle w:val="IndexHeading"/>
        <w:rPr>
          <w:rStyle w:val="LineNumber"/>
        </w:rPr>
      </w:pPr>
      <w:r>
        <w:rPr>
          <w:rFonts w:hint="eastAsia"/>
        </w:rPr>
        <w:t>所有行政區評論總量圖</w:t>
      </w:r>
      <w:r>
        <w:t>1800</w:t>
      </w:r>
      <w:r>
        <w:rPr>
          <w:rFonts w:hint="eastAsia"/>
        </w:rPr>
        <w:t>大小</w:t>
      </w:r>
      <w:bookmarkEnd w:id="27"/>
    </w:p>
    <w:p w14:paraId="2F3B68B2" w14:textId="77777777" w:rsidR="00681359" w:rsidRDefault="00681359" w:rsidP="00681359">
      <w:pPr>
        <w:pStyle w:val="a6"/>
      </w:pPr>
      <w:r>
        <w:drawing>
          <wp:inline distT="0" distB="0" distL="0" distR="0" wp14:anchorId="7B10E591" wp14:editId="5243F89D">
            <wp:extent cx="2520000" cy="252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426" w14:textId="77777777" w:rsidR="005E6D20" w:rsidRDefault="005E6D20" w:rsidP="00681359">
      <w:pPr>
        <w:rPr>
          <w:noProof/>
        </w:rPr>
      </w:pPr>
    </w:p>
    <w:p w14:paraId="5DE99243" w14:textId="750137B3" w:rsidR="00681359" w:rsidRDefault="00681359" w:rsidP="00681359">
      <w:pPr>
        <w:rPr>
          <w:noProof/>
        </w:rPr>
      </w:pPr>
      <w:r>
        <w:rPr>
          <w:rFonts w:hint="eastAsia"/>
          <w:noProof/>
        </w:rPr>
        <w:t>通常幾乎所有的功能前兩名都以東區與竹北市為前兩名，但我們可以看到在</w:t>
      </w:r>
      <w:r>
        <w:rPr>
          <w:noProof/>
        </w:rPr>
        <w:t>Religion</w:t>
      </w:r>
      <w:r>
        <w:rPr>
          <w:rFonts w:hint="eastAsia"/>
          <w:noProof/>
        </w:rPr>
        <w:t>上面，排名以東區</w:t>
      </w:r>
      <w:r>
        <w:rPr>
          <w:noProof/>
        </w:rPr>
        <w:t>&gt;</w:t>
      </w:r>
      <w:r>
        <w:rPr>
          <w:rFonts w:hint="eastAsia"/>
          <w:noProof/>
        </w:rPr>
        <w:t>尖石鄉</w:t>
      </w:r>
      <w:r>
        <w:rPr>
          <w:noProof/>
        </w:rPr>
        <w:t>&gt;</w:t>
      </w:r>
      <w:r>
        <w:rPr>
          <w:rFonts w:hint="eastAsia"/>
          <w:noProof/>
        </w:rPr>
        <w:t>湖口鄉</w:t>
      </w:r>
      <w:r>
        <w:rPr>
          <w:noProof/>
        </w:rPr>
        <w:t>&gt;</w:t>
      </w:r>
      <w:r>
        <w:rPr>
          <w:rFonts w:hint="eastAsia"/>
          <w:noProof/>
        </w:rPr>
        <w:t>關西鎮為前四名，其中關西鎮與尖石鄉都是主要的泰雅族聚落，尖石鄉是泰雅族原住民的原鄉，除了社會組織</w:t>
      </w:r>
      <w:r>
        <w:rPr>
          <w:rFonts w:hint="eastAsia"/>
          <w:noProof/>
        </w:rPr>
        <w:lastRenderedPageBreak/>
        <w:t>以祖靈祭祀團體為主外，由於原住民在日治時期便接觸到西方宗教，現今大多數的泰雅人都已是各派教會的教友了。每週六日族人上教會禮拜，不同年齡層有屬於自己的詩班、團契，教會與其生活以息息相關。而湖口更是宗教文化大熔爐，在湖口老街有著天主教堂與宮廟，兩者同時在一條街上兼容並蓄的存在著。</w:t>
      </w:r>
    </w:p>
    <w:p w14:paraId="704CB83C" w14:textId="77777777" w:rsidR="005E6D20" w:rsidRDefault="005E6D20" w:rsidP="005E6D20">
      <w:pPr>
        <w:pStyle w:val="IndexHeading"/>
      </w:pPr>
      <w:bookmarkStart w:id="28" w:name="_Toc136889670"/>
    </w:p>
    <w:p w14:paraId="1CD3EE8E" w14:textId="4F3CF340" w:rsidR="005E6D20" w:rsidRDefault="005E6D20" w:rsidP="005E6D20">
      <w:pPr>
        <w:pStyle w:val="IndexHeading"/>
        <w:rPr>
          <w:rFonts w:hint="eastAsia"/>
        </w:rPr>
      </w:pPr>
      <w:r>
        <w:rPr>
          <w:rFonts w:hint="eastAsia"/>
        </w:rPr>
        <w:t>所有行政區評論總量圖</w:t>
      </w:r>
      <w:r>
        <w:t>20K</w:t>
      </w:r>
      <w:r>
        <w:rPr>
          <w:rFonts w:hint="eastAsia"/>
        </w:rPr>
        <w:t>大小</w:t>
      </w:r>
      <w:bookmarkEnd w:id="28"/>
    </w:p>
    <w:p w14:paraId="649CEF87" w14:textId="77777777" w:rsidR="00681359" w:rsidRDefault="00681359" w:rsidP="00681359">
      <w:pPr>
        <w:pStyle w:val="a6"/>
      </w:pPr>
      <w:r>
        <w:rPr>
          <w:rFonts w:hint="eastAsia"/>
        </w:rPr>
        <w:drawing>
          <wp:inline distT="0" distB="0" distL="0" distR="0" wp14:anchorId="14A59281" wp14:editId="2EF20ED2">
            <wp:extent cx="2520000" cy="2520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162" w14:textId="0099C853" w:rsidR="00D53061" w:rsidRPr="00681359" w:rsidRDefault="00681359" w:rsidP="00681359">
      <w:p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Health</w:t>
      </w:r>
      <w:r>
        <w:rPr>
          <w:rFonts w:hint="eastAsia"/>
          <w:noProof/>
        </w:rPr>
        <w:t>功能上面，可以從圖上看到醫療資源最缺乏的五峰</w:t>
      </w:r>
      <w:r>
        <w:rPr>
          <w:noProof/>
        </w:rPr>
        <w:t>&gt;</w:t>
      </w:r>
      <w:r>
        <w:rPr>
          <w:rFonts w:hint="eastAsia"/>
          <w:noProof/>
        </w:rPr>
        <w:t>峨眉</w:t>
      </w:r>
      <w:r>
        <w:rPr>
          <w:noProof/>
        </w:rPr>
        <w:t>&gt;</w:t>
      </w:r>
      <w:r>
        <w:rPr>
          <w:rFonts w:hint="eastAsia"/>
          <w:noProof/>
        </w:rPr>
        <w:t>尖石</w:t>
      </w:r>
      <w:r>
        <w:rPr>
          <w:noProof/>
        </w:rPr>
        <w:t>&gt;</w:t>
      </w:r>
      <w:r>
        <w:rPr>
          <w:rFonts w:hint="eastAsia"/>
          <w:noProof/>
        </w:rPr>
        <w:t>北埔，由於位處於新竹較內部的位置，建議政府可以多增添基礎醫療設施，並對相關行業進行開業補助。</w:t>
      </w:r>
    </w:p>
    <w:sectPr w:rsidR="00D53061" w:rsidRPr="00681359" w:rsidSect="001857A2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區國良" w:date="2023-03-11T07:40:00Z" w:initials="區國良">
    <w:p w14:paraId="172F4B5C" w14:textId="77777777" w:rsidR="00681359" w:rsidRDefault="00681359" w:rsidP="00681359">
      <w:pPr>
        <w:ind w:firstLine="360"/>
      </w:pPr>
      <w:r>
        <w:rPr>
          <w:rStyle w:val="CommentReference"/>
        </w:rPr>
        <w:annotationRef/>
      </w:r>
      <w:r>
        <w:t>用整數年來分太可惜，請找出三級警戒及解封日作為切割</w:t>
      </w:r>
    </w:p>
  </w:comment>
  <w:comment w:id="18" w:author="周湘筑 [2]" w:date="2023-04-15T23:47:00Z" w:initials="周湘筑">
    <w:p w14:paraId="0C6ABD53" w14:textId="77777777" w:rsidR="00681359" w:rsidRDefault="00681359" w:rsidP="00681359">
      <w:pPr>
        <w:ind w:firstLine="360"/>
      </w:pPr>
      <w:r>
        <w:rPr>
          <w:rStyle w:val="CommentReference"/>
        </w:rPr>
        <w:annotationRef/>
      </w:r>
      <w:r>
        <w:rPr>
          <w:color w:val="000000"/>
        </w:rPr>
        <w:t>因為 code 本身是直接使用年份的資料下去切的，沒有辦法在後期的視覺化介面下去調整</w:t>
      </w:r>
    </w:p>
  </w:comment>
  <w:comment w:id="19" w:author="區國良 [2]" w:date="2023-04-19T23:14:00Z" w:initials="''">
    <w:p w14:paraId="75EDD5C4" w14:textId="77777777" w:rsidR="00681359" w:rsidRDefault="00681359" w:rsidP="00681359">
      <w:pPr>
        <w:ind w:firstLine="360"/>
      </w:pPr>
      <w:r>
        <w:rPr>
          <w:rStyle w:val="CommentReference"/>
        </w:rPr>
        <w:annotationRef/>
      </w:r>
      <w:r>
        <w:t>資料集沒有詳細時間嗎？</w:t>
      </w:r>
    </w:p>
  </w:comment>
  <w:comment w:id="20" w:author="周湘筑 [2]" w:date="2023-06-05T23:32:00Z" w:initials="周湘筑">
    <w:p w14:paraId="402EBE62" w14:textId="77777777" w:rsidR="00681359" w:rsidRDefault="00681359" w:rsidP="00681359">
      <w:pPr>
        <w:ind w:firstLine="360"/>
      </w:pPr>
      <w:r>
        <w:rPr>
          <w:rStyle w:val="CommentReference"/>
        </w:rPr>
        <w:annotationRef/>
      </w:r>
      <w:r>
        <w:rPr>
          <w:color w:val="000000"/>
        </w:rPr>
        <w:t>已當面和老師說明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2F4B5C" w15:done="0"/>
  <w15:commentEx w15:paraId="0C6ABD53" w15:paraIdParent="172F4B5C" w15:done="0"/>
  <w15:commentEx w15:paraId="75EDD5C4" w15:paraIdParent="172F4B5C" w15:done="0"/>
  <w15:commentEx w15:paraId="402EBE62" w15:paraIdParent="172F4B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6AF05" w16cex:dateUtc="2023-03-10T23:40:00Z"/>
  <w16cex:commentExtensible w16cex:durableId="27E5B601" w16cex:dateUtc="2023-04-15T15:47:00Z"/>
  <w16cex:commentExtensible w16cex:durableId="27EAF469" w16cex:dateUtc="2023-04-19T15:14:00Z"/>
  <w16cex:commentExtensible w16cex:durableId="2828EF02" w16cex:dateUtc="2023-06-05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2F4B5C" w16cid:durableId="27B6AF05"/>
  <w16cid:commentId w16cid:paraId="0C6ABD53" w16cid:durableId="27E5B601"/>
  <w16cid:commentId w16cid:paraId="75EDD5C4" w16cid:durableId="27EAF469"/>
  <w16cid:commentId w16cid:paraId="402EBE62" w16cid:durableId="2828EF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繁">
    <w:altName w:val="Microsoft JhengHei"/>
    <w:panose1 w:val="020B0604020202020204"/>
    <w:charset w:val="88"/>
    <w:family w:val="auto"/>
    <w:pitch w:val="variable"/>
    <w:sig w:usb0="80000287" w:usb1="280F3C52" w:usb2="00000016" w:usb3="00000000" w:csb0="001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B4545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BE0E8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E2AC4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3C050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02285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29EE51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66A3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A342F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DC06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926C9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887923"/>
    <w:multiLevelType w:val="multilevel"/>
    <w:tmpl w:val="CD164A86"/>
    <w:styleLink w:val="9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07D7731F"/>
    <w:multiLevelType w:val="hybridMultilevel"/>
    <w:tmpl w:val="96F81806"/>
    <w:lvl w:ilvl="0" w:tplc="0409000F">
      <w:start w:val="1"/>
      <w:numFmt w:val="decimal"/>
      <w:lvlText w:val="%1."/>
      <w:lvlJc w:val="left"/>
      <w:pPr>
        <w:ind w:left="721" w:hanging="360"/>
      </w:p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2" w15:restartNumberingAfterBreak="0">
    <w:nsid w:val="14C625C7"/>
    <w:multiLevelType w:val="hybridMultilevel"/>
    <w:tmpl w:val="F888144A"/>
    <w:lvl w:ilvl="0" w:tplc="4510FC4C">
      <w:start w:val="1"/>
      <w:numFmt w:val="decimal"/>
      <w:lvlText w:val="（%1）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8F073FB"/>
    <w:multiLevelType w:val="hybridMultilevel"/>
    <w:tmpl w:val="25906972"/>
    <w:lvl w:ilvl="0" w:tplc="4510FC4C">
      <w:start w:val="1"/>
      <w:numFmt w:val="decimal"/>
      <w:lvlText w:val="（%1）."/>
      <w:lvlJc w:val="left"/>
      <w:pPr>
        <w:ind w:left="481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1" w:hanging="480"/>
      </w:pPr>
    </w:lvl>
    <w:lvl w:ilvl="2" w:tplc="0409001B" w:tentative="1">
      <w:start w:val="1"/>
      <w:numFmt w:val="lowerRoman"/>
      <w:lvlText w:val="%3."/>
      <w:lvlJc w:val="right"/>
      <w:pPr>
        <w:ind w:left="1441" w:hanging="480"/>
      </w:pPr>
    </w:lvl>
    <w:lvl w:ilvl="3" w:tplc="0409000F" w:tentative="1">
      <w:start w:val="1"/>
      <w:numFmt w:val="decimal"/>
      <w:lvlText w:val="%4."/>
      <w:lvlJc w:val="left"/>
      <w:pPr>
        <w:ind w:left="19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1" w:hanging="480"/>
      </w:pPr>
    </w:lvl>
    <w:lvl w:ilvl="5" w:tplc="0409001B" w:tentative="1">
      <w:start w:val="1"/>
      <w:numFmt w:val="lowerRoman"/>
      <w:lvlText w:val="%6."/>
      <w:lvlJc w:val="right"/>
      <w:pPr>
        <w:ind w:left="2881" w:hanging="480"/>
      </w:pPr>
    </w:lvl>
    <w:lvl w:ilvl="6" w:tplc="0409000F" w:tentative="1">
      <w:start w:val="1"/>
      <w:numFmt w:val="decimal"/>
      <w:lvlText w:val="%7."/>
      <w:lvlJc w:val="left"/>
      <w:pPr>
        <w:ind w:left="33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1" w:hanging="480"/>
      </w:pPr>
    </w:lvl>
    <w:lvl w:ilvl="8" w:tplc="0409001B" w:tentative="1">
      <w:start w:val="1"/>
      <w:numFmt w:val="lowerRoman"/>
      <w:lvlText w:val="%9."/>
      <w:lvlJc w:val="right"/>
      <w:pPr>
        <w:ind w:left="4321" w:hanging="480"/>
      </w:pPr>
    </w:lvl>
  </w:abstractNum>
  <w:abstractNum w:abstractNumId="14" w15:restartNumberingAfterBreak="0">
    <w:nsid w:val="1E931D0B"/>
    <w:multiLevelType w:val="hybridMultilevel"/>
    <w:tmpl w:val="89AE69E2"/>
    <w:lvl w:ilvl="0" w:tplc="FEA6E71A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1" w:hanging="480"/>
      </w:pPr>
    </w:lvl>
    <w:lvl w:ilvl="2" w:tplc="0409001B" w:tentative="1">
      <w:start w:val="1"/>
      <w:numFmt w:val="lowerRoman"/>
      <w:lvlText w:val="%3."/>
      <w:lvlJc w:val="right"/>
      <w:pPr>
        <w:ind w:left="1441" w:hanging="480"/>
      </w:pPr>
    </w:lvl>
    <w:lvl w:ilvl="3" w:tplc="0409000F" w:tentative="1">
      <w:start w:val="1"/>
      <w:numFmt w:val="decimal"/>
      <w:lvlText w:val="%4."/>
      <w:lvlJc w:val="left"/>
      <w:pPr>
        <w:ind w:left="19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1" w:hanging="480"/>
      </w:pPr>
    </w:lvl>
    <w:lvl w:ilvl="5" w:tplc="0409001B" w:tentative="1">
      <w:start w:val="1"/>
      <w:numFmt w:val="lowerRoman"/>
      <w:lvlText w:val="%6."/>
      <w:lvlJc w:val="right"/>
      <w:pPr>
        <w:ind w:left="2881" w:hanging="480"/>
      </w:pPr>
    </w:lvl>
    <w:lvl w:ilvl="6" w:tplc="0409000F" w:tentative="1">
      <w:start w:val="1"/>
      <w:numFmt w:val="decimal"/>
      <w:lvlText w:val="%7."/>
      <w:lvlJc w:val="left"/>
      <w:pPr>
        <w:ind w:left="33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1" w:hanging="480"/>
      </w:pPr>
    </w:lvl>
    <w:lvl w:ilvl="8" w:tplc="0409001B" w:tentative="1">
      <w:start w:val="1"/>
      <w:numFmt w:val="lowerRoman"/>
      <w:lvlText w:val="%9."/>
      <w:lvlJc w:val="right"/>
      <w:pPr>
        <w:ind w:left="4321" w:hanging="480"/>
      </w:pPr>
    </w:lvl>
  </w:abstractNum>
  <w:abstractNum w:abstractNumId="15" w15:restartNumberingAfterBreak="0">
    <w:nsid w:val="246A1DE1"/>
    <w:multiLevelType w:val="hybridMultilevel"/>
    <w:tmpl w:val="F9722EB4"/>
    <w:lvl w:ilvl="0" w:tplc="8E283A20">
      <w:start w:val="1"/>
      <w:numFmt w:val="decimal"/>
      <w:pStyle w:val="ListParagraph"/>
      <w:lvlText w:val="（%1）."/>
      <w:lvlJc w:val="left"/>
      <w:pPr>
        <w:ind w:left="481" w:hanging="480"/>
      </w:pPr>
      <w:rPr>
        <w:rFonts w:hint="eastAsia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961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1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1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1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1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1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1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1" w:hanging="480"/>
      </w:pPr>
      <w:rPr>
        <w:rFonts w:ascii="Wingdings" w:hAnsi="Wingdings" w:hint="default"/>
      </w:rPr>
    </w:lvl>
  </w:abstractNum>
  <w:abstractNum w:abstractNumId="16" w15:restartNumberingAfterBreak="0">
    <w:nsid w:val="364E0771"/>
    <w:multiLevelType w:val="multilevel"/>
    <w:tmpl w:val="CD164A86"/>
    <w:numStyleLink w:val="9"/>
  </w:abstractNum>
  <w:abstractNum w:abstractNumId="17" w15:restartNumberingAfterBreak="0">
    <w:nsid w:val="43C06456"/>
    <w:multiLevelType w:val="hybridMultilevel"/>
    <w:tmpl w:val="C8E453EC"/>
    <w:lvl w:ilvl="0" w:tplc="04090001">
      <w:start w:val="1"/>
      <w:numFmt w:val="bullet"/>
      <w:lvlText w:val=""/>
      <w:lvlJc w:val="left"/>
      <w:pPr>
        <w:ind w:left="48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1" w:hanging="480"/>
      </w:pPr>
      <w:rPr>
        <w:rFonts w:ascii="Wingdings" w:hAnsi="Wingdings" w:hint="default"/>
      </w:rPr>
    </w:lvl>
  </w:abstractNum>
  <w:abstractNum w:abstractNumId="18" w15:restartNumberingAfterBreak="0">
    <w:nsid w:val="5A6100BA"/>
    <w:multiLevelType w:val="hybridMultilevel"/>
    <w:tmpl w:val="45869470"/>
    <w:lvl w:ilvl="0" w:tplc="FF42382E">
      <w:start w:val="1"/>
      <w:numFmt w:val="decimal"/>
      <w:lvlText w:val="（%1）."/>
      <w:lvlJc w:val="left"/>
      <w:pPr>
        <w:ind w:left="481" w:hanging="480"/>
      </w:pPr>
      <w:rPr>
        <w:rFonts w:hint="eastAsia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B081BE8"/>
    <w:multiLevelType w:val="hybridMultilevel"/>
    <w:tmpl w:val="B692B5B2"/>
    <w:lvl w:ilvl="0" w:tplc="4510FC4C">
      <w:start w:val="1"/>
      <w:numFmt w:val="decimal"/>
      <w:lvlText w:val="（%1）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01E7BAA"/>
    <w:multiLevelType w:val="singleLevel"/>
    <w:tmpl w:val="04090001"/>
    <w:lvl w:ilvl="0">
      <w:start w:val="1"/>
      <w:numFmt w:val="bullet"/>
      <w:pStyle w:val="a"/>
      <w:lvlText w:val=""/>
      <w:lvlJc w:val="left"/>
      <w:pPr>
        <w:ind w:left="480" w:hanging="480"/>
      </w:pPr>
      <w:rPr>
        <w:rFonts w:ascii="Wingdings" w:hAnsi="Wingdings" w:hint="default"/>
      </w:rPr>
    </w:lvl>
  </w:abstractNum>
  <w:num w:numId="1" w16cid:durableId="1127744063">
    <w:abstractNumId w:val="10"/>
  </w:num>
  <w:num w:numId="2" w16cid:durableId="1579319242">
    <w:abstractNumId w:val="20"/>
  </w:num>
  <w:num w:numId="3" w16cid:durableId="827131513">
    <w:abstractNumId w:val="15"/>
  </w:num>
  <w:num w:numId="4" w16cid:durableId="5711680">
    <w:abstractNumId w:val="18"/>
  </w:num>
  <w:num w:numId="5" w16cid:durableId="1565336380">
    <w:abstractNumId w:val="13"/>
  </w:num>
  <w:num w:numId="6" w16cid:durableId="2024437101">
    <w:abstractNumId w:val="19"/>
  </w:num>
  <w:num w:numId="7" w16cid:durableId="512572848">
    <w:abstractNumId w:val="12"/>
  </w:num>
  <w:num w:numId="8" w16cid:durableId="1444766796">
    <w:abstractNumId w:val="16"/>
  </w:num>
  <w:num w:numId="9" w16cid:durableId="38558774">
    <w:abstractNumId w:val="17"/>
  </w:num>
  <w:num w:numId="10" w16cid:durableId="2119711824">
    <w:abstractNumId w:val="14"/>
  </w:num>
  <w:num w:numId="11" w16cid:durableId="6909099">
    <w:abstractNumId w:val="0"/>
  </w:num>
  <w:num w:numId="12" w16cid:durableId="1068841063">
    <w:abstractNumId w:val="1"/>
  </w:num>
  <w:num w:numId="13" w16cid:durableId="1826042018">
    <w:abstractNumId w:val="2"/>
  </w:num>
  <w:num w:numId="14" w16cid:durableId="680275711">
    <w:abstractNumId w:val="3"/>
  </w:num>
  <w:num w:numId="15" w16cid:durableId="1773814971">
    <w:abstractNumId w:val="8"/>
  </w:num>
  <w:num w:numId="16" w16cid:durableId="1729575890">
    <w:abstractNumId w:val="4"/>
  </w:num>
  <w:num w:numId="17" w16cid:durableId="990669927">
    <w:abstractNumId w:val="5"/>
  </w:num>
  <w:num w:numId="18" w16cid:durableId="1302155508">
    <w:abstractNumId w:val="6"/>
  </w:num>
  <w:num w:numId="19" w16cid:durableId="297342512">
    <w:abstractNumId w:val="7"/>
  </w:num>
  <w:num w:numId="20" w16cid:durableId="958103487">
    <w:abstractNumId w:val="9"/>
  </w:num>
  <w:num w:numId="21" w16cid:durableId="842477321">
    <w:abstractNumId w:val="9"/>
  </w:num>
  <w:num w:numId="22" w16cid:durableId="184289192">
    <w:abstractNumId w:val="0"/>
  </w:num>
  <w:num w:numId="23" w16cid:durableId="1002701899">
    <w:abstractNumId w:val="1"/>
  </w:num>
  <w:num w:numId="24" w16cid:durableId="1878154107">
    <w:abstractNumId w:val="2"/>
  </w:num>
  <w:num w:numId="25" w16cid:durableId="1540975697">
    <w:abstractNumId w:val="3"/>
  </w:num>
  <w:num w:numId="26" w16cid:durableId="2144228047">
    <w:abstractNumId w:val="8"/>
  </w:num>
  <w:num w:numId="27" w16cid:durableId="1591306584">
    <w:abstractNumId w:val="4"/>
  </w:num>
  <w:num w:numId="28" w16cid:durableId="142699865">
    <w:abstractNumId w:val="5"/>
  </w:num>
  <w:num w:numId="29" w16cid:durableId="321393571">
    <w:abstractNumId w:val="6"/>
  </w:num>
  <w:num w:numId="30" w16cid:durableId="676466037">
    <w:abstractNumId w:val="7"/>
  </w:num>
  <w:num w:numId="31" w16cid:durableId="865677968">
    <w:abstractNumId w:val="11"/>
  </w:num>
  <w:num w:numId="32" w16cid:durableId="1408647967">
    <w:abstractNumId w:val="0"/>
  </w:num>
  <w:num w:numId="33" w16cid:durableId="1766463254">
    <w:abstractNumId w:val="1"/>
  </w:num>
  <w:num w:numId="34" w16cid:durableId="205870397">
    <w:abstractNumId w:val="2"/>
  </w:num>
  <w:num w:numId="35" w16cid:durableId="23868763">
    <w:abstractNumId w:val="3"/>
  </w:num>
  <w:num w:numId="36" w16cid:durableId="603224427">
    <w:abstractNumId w:val="8"/>
  </w:num>
  <w:num w:numId="37" w16cid:durableId="1647588035">
    <w:abstractNumId w:val="4"/>
  </w:num>
  <w:num w:numId="38" w16cid:durableId="1991443497">
    <w:abstractNumId w:val="5"/>
  </w:num>
  <w:num w:numId="39" w16cid:durableId="465045533">
    <w:abstractNumId w:val="6"/>
  </w:num>
  <w:num w:numId="40" w16cid:durableId="883254610">
    <w:abstractNumId w:val="7"/>
  </w:num>
  <w:num w:numId="41" w16cid:durableId="581836113">
    <w:abstractNumId w:val="0"/>
  </w:num>
  <w:num w:numId="42" w16cid:durableId="1165785148">
    <w:abstractNumId w:val="1"/>
  </w:num>
  <w:num w:numId="43" w16cid:durableId="328946288">
    <w:abstractNumId w:val="2"/>
  </w:num>
  <w:num w:numId="44" w16cid:durableId="1877044548">
    <w:abstractNumId w:val="3"/>
  </w:num>
  <w:num w:numId="45" w16cid:durableId="687870834">
    <w:abstractNumId w:val="8"/>
  </w:num>
  <w:num w:numId="46" w16cid:durableId="496771271">
    <w:abstractNumId w:val="4"/>
  </w:num>
  <w:num w:numId="47" w16cid:durableId="184753067">
    <w:abstractNumId w:val="5"/>
  </w:num>
  <w:num w:numId="48" w16cid:durableId="1243835098">
    <w:abstractNumId w:val="6"/>
  </w:num>
  <w:num w:numId="49" w16cid:durableId="1764371485">
    <w:abstractNumId w:val="7"/>
  </w:num>
  <w:num w:numId="50" w16cid:durableId="70155450">
    <w:abstractNumId w:val="0"/>
  </w:num>
  <w:num w:numId="51" w16cid:durableId="979918571">
    <w:abstractNumId w:val="1"/>
  </w:num>
  <w:num w:numId="52" w16cid:durableId="425032874">
    <w:abstractNumId w:val="2"/>
  </w:num>
  <w:num w:numId="53" w16cid:durableId="1489517209">
    <w:abstractNumId w:val="3"/>
  </w:num>
  <w:num w:numId="54" w16cid:durableId="1215044467">
    <w:abstractNumId w:val="8"/>
  </w:num>
  <w:num w:numId="55" w16cid:durableId="88040513">
    <w:abstractNumId w:val="4"/>
  </w:num>
  <w:num w:numId="56" w16cid:durableId="272369221">
    <w:abstractNumId w:val="5"/>
  </w:num>
  <w:num w:numId="57" w16cid:durableId="1154832458">
    <w:abstractNumId w:val="6"/>
  </w:num>
  <w:num w:numId="58" w16cid:durableId="119570023">
    <w:abstractNumId w:val="7"/>
  </w:num>
  <w:num w:numId="59" w16cid:durableId="1868131750">
    <w:abstractNumId w:val="0"/>
  </w:num>
  <w:num w:numId="60" w16cid:durableId="99955774">
    <w:abstractNumId w:val="1"/>
  </w:num>
  <w:num w:numId="61" w16cid:durableId="205070647">
    <w:abstractNumId w:val="2"/>
  </w:num>
  <w:num w:numId="62" w16cid:durableId="1918901289">
    <w:abstractNumId w:val="3"/>
  </w:num>
  <w:num w:numId="63" w16cid:durableId="1577009064">
    <w:abstractNumId w:val="8"/>
  </w:num>
  <w:num w:numId="64" w16cid:durableId="961154850">
    <w:abstractNumId w:val="4"/>
  </w:num>
  <w:num w:numId="65" w16cid:durableId="153959145">
    <w:abstractNumId w:val="5"/>
  </w:num>
  <w:num w:numId="66" w16cid:durableId="1461653015">
    <w:abstractNumId w:val="6"/>
  </w:num>
  <w:num w:numId="67" w16cid:durableId="1584991548">
    <w:abstractNumId w:val="7"/>
  </w:num>
  <w:num w:numId="68" w16cid:durableId="657463656">
    <w:abstractNumId w:val="0"/>
  </w:num>
  <w:num w:numId="69" w16cid:durableId="932782501">
    <w:abstractNumId w:val="1"/>
  </w:num>
  <w:num w:numId="70" w16cid:durableId="1325821589">
    <w:abstractNumId w:val="2"/>
  </w:num>
  <w:num w:numId="71" w16cid:durableId="1431076810">
    <w:abstractNumId w:val="3"/>
  </w:num>
  <w:num w:numId="72" w16cid:durableId="1936817526">
    <w:abstractNumId w:val="8"/>
  </w:num>
  <w:num w:numId="73" w16cid:durableId="2002156328">
    <w:abstractNumId w:val="4"/>
  </w:num>
  <w:num w:numId="74" w16cid:durableId="60058937">
    <w:abstractNumId w:val="5"/>
  </w:num>
  <w:num w:numId="75" w16cid:durableId="696083780">
    <w:abstractNumId w:val="6"/>
  </w:num>
  <w:num w:numId="76" w16cid:durableId="637608116">
    <w:abstractNumId w:val="7"/>
  </w:num>
  <w:num w:numId="77" w16cid:durableId="232014263">
    <w:abstractNumId w:val="0"/>
  </w:num>
  <w:num w:numId="78" w16cid:durableId="525097241">
    <w:abstractNumId w:val="1"/>
  </w:num>
  <w:num w:numId="79" w16cid:durableId="1589196413">
    <w:abstractNumId w:val="2"/>
  </w:num>
  <w:num w:numId="80" w16cid:durableId="415977792">
    <w:abstractNumId w:val="3"/>
  </w:num>
  <w:num w:numId="81" w16cid:durableId="1506095643">
    <w:abstractNumId w:val="8"/>
  </w:num>
  <w:num w:numId="82" w16cid:durableId="314190418">
    <w:abstractNumId w:val="4"/>
  </w:num>
  <w:num w:numId="83" w16cid:durableId="822813833">
    <w:abstractNumId w:val="5"/>
  </w:num>
  <w:num w:numId="84" w16cid:durableId="1230112037">
    <w:abstractNumId w:val="6"/>
  </w:num>
  <w:num w:numId="85" w16cid:durableId="1937594588">
    <w:abstractNumId w:val="7"/>
  </w:num>
  <w:num w:numId="86" w16cid:durableId="1752848853">
    <w:abstractNumId w:val="0"/>
  </w:num>
  <w:num w:numId="87" w16cid:durableId="411049469">
    <w:abstractNumId w:val="1"/>
  </w:num>
  <w:num w:numId="88" w16cid:durableId="2114011210">
    <w:abstractNumId w:val="2"/>
  </w:num>
  <w:num w:numId="89" w16cid:durableId="529798982">
    <w:abstractNumId w:val="3"/>
  </w:num>
  <w:num w:numId="90" w16cid:durableId="988511017">
    <w:abstractNumId w:val="8"/>
  </w:num>
  <w:num w:numId="91" w16cid:durableId="1691226546">
    <w:abstractNumId w:val="4"/>
  </w:num>
  <w:num w:numId="92" w16cid:durableId="1746797084">
    <w:abstractNumId w:val="5"/>
  </w:num>
  <w:num w:numId="93" w16cid:durableId="1782871015">
    <w:abstractNumId w:val="6"/>
  </w:num>
  <w:num w:numId="94" w16cid:durableId="787820138">
    <w:abstractNumId w:val="7"/>
  </w:num>
  <w:num w:numId="95" w16cid:durableId="1502696306">
    <w:abstractNumId w:val="0"/>
  </w:num>
  <w:num w:numId="96" w16cid:durableId="98259234">
    <w:abstractNumId w:val="1"/>
  </w:num>
  <w:num w:numId="97" w16cid:durableId="268658270">
    <w:abstractNumId w:val="2"/>
  </w:num>
  <w:num w:numId="98" w16cid:durableId="1283077042">
    <w:abstractNumId w:val="3"/>
  </w:num>
  <w:num w:numId="99" w16cid:durableId="962271084">
    <w:abstractNumId w:val="8"/>
  </w:num>
  <w:num w:numId="100" w16cid:durableId="654265812">
    <w:abstractNumId w:val="4"/>
  </w:num>
  <w:num w:numId="101" w16cid:durableId="2123069264">
    <w:abstractNumId w:val="5"/>
  </w:num>
  <w:num w:numId="102" w16cid:durableId="1164779366">
    <w:abstractNumId w:val="6"/>
  </w:num>
  <w:num w:numId="103" w16cid:durableId="1891771694">
    <w:abstractNumId w:val="7"/>
  </w:num>
  <w:num w:numId="104" w16cid:durableId="767389278">
    <w:abstractNumId w:val="0"/>
  </w:num>
  <w:num w:numId="105" w16cid:durableId="1498765019">
    <w:abstractNumId w:val="1"/>
  </w:num>
  <w:num w:numId="106" w16cid:durableId="1380206008">
    <w:abstractNumId w:val="2"/>
  </w:num>
  <w:num w:numId="107" w16cid:durableId="1667200682">
    <w:abstractNumId w:val="3"/>
  </w:num>
  <w:num w:numId="108" w16cid:durableId="966858219">
    <w:abstractNumId w:val="8"/>
  </w:num>
  <w:num w:numId="109" w16cid:durableId="750857934">
    <w:abstractNumId w:val="4"/>
  </w:num>
  <w:num w:numId="110" w16cid:durableId="9264609">
    <w:abstractNumId w:val="5"/>
  </w:num>
  <w:num w:numId="111" w16cid:durableId="2017271077">
    <w:abstractNumId w:val="6"/>
  </w:num>
  <w:num w:numId="112" w16cid:durableId="1530145692">
    <w:abstractNumId w:val="7"/>
  </w:num>
  <w:num w:numId="113" w16cid:durableId="1048262558">
    <w:abstractNumId w:val="0"/>
  </w:num>
  <w:num w:numId="114" w16cid:durableId="924456092">
    <w:abstractNumId w:val="1"/>
  </w:num>
  <w:num w:numId="115" w16cid:durableId="2033677040">
    <w:abstractNumId w:val="2"/>
  </w:num>
  <w:num w:numId="116" w16cid:durableId="944580151">
    <w:abstractNumId w:val="3"/>
  </w:num>
  <w:num w:numId="117" w16cid:durableId="64038878">
    <w:abstractNumId w:val="8"/>
  </w:num>
  <w:num w:numId="118" w16cid:durableId="211117204">
    <w:abstractNumId w:val="4"/>
  </w:num>
  <w:num w:numId="119" w16cid:durableId="2029525737">
    <w:abstractNumId w:val="5"/>
  </w:num>
  <w:num w:numId="120" w16cid:durableId="813183247">
    <w:abstractNumId w:val="6"/>
  </w:num>
  <w:num w:numId="121" w16cid:durableId="229657671">
    <w:abstractNumId w:val="7"/>
  </w:num>
  <w:num w:numId="122" w16cid:durableId="723522474">
    <w:abstractNumId w:val="0"/>
  </w:num>
  <w:num w:numId="123" w16cid:durableId="999162247">
    <w:abstractNumId w:val="1"/>
  </w:num>
  <w:num w:numId="124" w16cid:durableId="904560074">
    <w:abstractNumId w:val="2"/>
  </w:num>
  <w:num w:numId="125" w16cid:durableId="1350764562">
    <w:abstractNumId w:val="3"/>
  </w:num>
  <w:num w:numId="126" w16cid:durableId="785777285">
    <w:abstractNumId w:val="8"/>
  </w:num>
  <w:num w:numId="127" w16cid:durableId="160588819">
    <w:abstractNumId w:val="4"/>
  </w:num>
  <w:num w:numId="128" w16cid:durableId="397217730">
    <w:abstractNumId w:val="5"/>
  </w:num>
  <w:num w:numId="129" w16cid:durableId="1067462320">
    <w:abstractNumId w:val="6"/>
  </w:num>
  <w:num w:numId="130" w16cid:durableId="1936480087">
    <w:abstractNumId w:val="7"/>
  </w:num>
  <w:num w:numId="131" w16cid:durableId="502663868">
    <w:abstractNumId w:val="0"/>
  </w:num>
  <w:num w:numId="132" w16cid:durableId="1159229894">
    <w:abstractNumId w:val="1"/>
  </w:num>
  <w:num w:numId="133" w16cid:durableId="641926449">
    <w:abstractNumId w:val="2"/>
  </w:num>
  <w:num w:numId="134" w16cid:durableId="683243083">
    <w:abstractNumId w:val="3"/>
  </w:num>
  <w:num w:numId="135" w16cid:durableId="909121028">
    <w:abstractNumId w:val="8"/>
  </w:num>
  <w:num w:numId="136" w16cid:durableId="747120515">
    <w:abstractNumId w:val="4"/>
  </w:num>
  <w:num w:numId="137" w16cid:durableId="2133279137">
    <w:abstractNumId w:val="5"/>
  </w:num>
  <w:num w:numId="138" w16cid:durableId="1775251485">
    <w:abstractNumId w:val="6"/>
  </w:num>
  <w:num w:numId="139" w16cid:durableId="244344027">
    <w:abstractNumId w:val="7"/>
  </w:num>
  <w:num w:numId="140" w16cid:durableId="187915930">
    <w:abstractNumId w:val="0"/>
  </w:num>
  <w:num w:numId="141" w16cid:durableId="240532662">
    <w:abstractNumId w:val="1"/>
  </w:num>
  <w:num w:numId="142" w16cid:durableId="1373918805">
    <w:abstractNumId w:val="2"/>
  </w:num>
  <w:num w:numId="143" w16cid:durableId="613362353">
    <w:abstractNumId w:val="3"/>
  </w:num>
  <w:num w:numId="144" w16cid:durableId="2039963895">
    <w:abstractNumId w:val="8"/>
  </w:num>
  <w:num w:numId="145" w16cid:durableId="1875534786">
    <w:abstractNumId w:val="4"/>
  </w:num>
  <w:num w:numId="146" w16cid:durableId="1416395445">
    <w:abstractNumId w:val="5"/>
  </w:num>
  <w:num w:numId="147" w16cid:durableId="1596085546">
    <w:abstractNumId w:val="6"/>
  </w:num>
  <w:num w:numId="148" w16cid:durableId="1935938164">
    <w:abstractNumId w:val="7"/>
  </w:num>
  <w:num w:numId="149" w16cid:durableId="1928996804">
    <w:abstractNumId w:val="0"/>
  </w:num>
  <w:num w:numId="150" w16cid:durableId="837379272">
    <w:abstractNumId w:val="1"/>
  </w:num>
  <w:num w:numId="151" w16cid:durableId="1949584944">
    <w:abstractNumId w:val="2"/>
  </w:num>
  <w:num w:numId="152" w16cid:durableId="303508973">
    <w:abstractNumId w:val="3"/>
  </w:num>
  <w:num w:numId="153" w16cid:durableId="2098162061">
    <w:abstractNumId w:val="8"/>
  </w:num>
  <w:num w:numId="154" w16cid:durableId="641236788">
    <w:abstractNumId w:val="4"/>
  </w:num>
  <w:num w:numId="155" w16cid:durableId="1088041516">
    <w:abstractNumId w:val="5"/>
  </w:num>
  <w:num w:numId="156" w16cid:durableId="381370581">
    <w:abstractNumId w:val="6"/>
  </w:num>
  <w:num w:numId="157" w16cid:durableId="1127504309">
    <w:abstractNumId w:val="7"/>
  </w:num>
  <w:num w:numId="158" w16cid:durableId="1493911309">
    <w:abstractNumId w:val="0"/>
  </w:num>
  <w:num w:numId="159" w16cid:durableId="146020933">
    <w:abstractNumId w:val="1"/>
  </w:num>
  <w:num w:numId="160" w16cid:durableId="766580510">
    <w:abstractNumId w:val="2"/>
  </w:num>
  <w:num w:numId="161" w16cid:durableId="1060983518">
    <w:abstractNumId w:val="3"/>
  </w:num>
  <w:num w:numId="162" w16cid:durableId="1285885116">
    <w:abstractNumId w:val="8"/>
  </w:num>
  <w:num w:numId="163" w16cid:durableId="1651442993">
    <w:abstractNumId w:val="4"/>
  </w:num>
  <w:num w:numId="164" w16cid:durableId="2041122820">
    <w:abstractNumId w:val="5"/>
  </w:num>
  <w:num w:numId="165" w16cid:durableId="1263804825">
    <w:abstractNumId w:val="6"/>
  </w:num>
  <w:num w:numId="166" w16cid:durableId="1036807472">
    <w:abstractNumId w:val="7"/>
  </w:num>
  <w:num w:numId="167" w16cid:durableId="676855877">
    <w:abstractNumId w:val="0"/>
  </w:num>
  <w:num w:numId="168" w16cid:durableId="2006124589">
    <w:abstractNumId w:val="1"/>
  </w:num>
  <w:num w:numId="169" w16cid:durableId="1176068021">
    <w:abstractNumId w:val="2"/>
  </w:num>
  <w:num w:numId="170" w16cid:durableId="1829056635">
    <w:abstractNumId w:val="3"/>
  </w:num>
  <w:num w:numId="171" w16cid:durableId="1467239990">
    <w:abstractNumId w:val="8"/>
  </w:num>
  <w:num w:numId="172" w16cid:durableId="532883798">
    <w:abstractNumId w:val="4"/>
  </w:num>
  <w:num w:numId="173" w16cid:durableId="38091270">
    <w:abstractNumId w:val="5"/>
  </w:num>
  <w:num w:numId="174" w16cid:durableId="317149797">
    <w:abstractNumId w:val="6"/>
  </w:num>
  <w:num w:numId="175" w16cid:durableId="1288589870">
    <w:abstractNumId w:val="7"/>
  </w:num>
  <w:num w:numId="176" w16cid:durableId="69545269">
    <w:abstractNumId w:val="0"/>
  </w:num>
  <w:num w:numId="177" w16cid:durableId="877275158">
    <w:abstractNumId w:val="1"/>
  </w:num>
  <w:num w:numId="178" w16cid:durableId="1251935489">
    <w:abstractNumId w:val="2"/>
  </w:num>
  <w:num w:numId="179" w16cid:durableId="1454444397">
    <w:abstractNumId w:val="3"/>
  </w:num>
  <w:num w:numId="180" w16cid:durableId="967508462">
    <w:abstractNumId w:val="8"/>
  </w:num>
  <w:num w:numId="181" w16cid:durableId="848451766">
    <w:abstractNumId w:val="4"/>
  </w:num>
  <w:num w:numId="182" w16cid:durableId="853879042">
    <w:abstractNumId w:val="5"/>
  </w:num>
  <w:num w:numId="183" w16cid:durableId="123740312">
    <w:abstractNumId w:val="6"/>
  </w:num>
  <w:num w:numId="184" w16cid:durableId="2144425694">
    <w:abstractNumId w:val="7"/>
  </w:num>
  <w:num w:numId="185" w16cid:durableId="94634747">
    <w:abstractNumId w:val="0"/>
  </w:num>
  <w:num w:numId="186" w16cid:durableId="1255941499">
    <w:abstractNumId w:val="1"/>
  </w:num>
  <w:num w:numId="187" w16cid:durableId="325746482">
    <w:abstractNumId w:val="2"/>
  </w:num>
  <w:num w:numId="188" w16cid:durableId="208417875">
    <w:abstractNumId w:val="3"/>
  </w:num>
  <w:num w:numId="189" w16cid:durableId="1113941608">
    <w:abstractNumId w:val="8"/>
  </w:num>
  <w:num w:numId="190" w16cid:durableId="1422219182">
    <w:abstractNumId w:val="4"/>
  </w:num>
  <w:num w:numId="191" w16cid:durableId="890194318">
    <w:abstractNumId w:val="5"/>
  </w:num>
  <w:num w:numId="192" w16cid:durableId="1192913037">
    <w:abstractNumId w:val="6"/>
  </w:num>
  <w:num w:numId="193" w16cid:durableId="2058387358">
    <w:abstractNumId w:val="7"/>
  </w:num>
  <w:num w:numId="194" w16cid:durableId="1199851363">
    <w:abstractNumId w:val="0"/>
  </w:num>
  <w:num w:numId="195" w16cid:durableId="278534051">
    <w:abstractNumId w:val="1"/>
  </w:num>
  <w:num w:numId="196" w16cid:durableId="59063491">
    <w:abstractNumId w:val="2"/>
  </w:num>
  <w:num w:numId="197" w16cid:durableId="372120345">
    <w:abstractNumId w:val="3"/>
  </w:num>
  <w:num w:numId="198" w16cid:durableId="706098617">
    <w:abstractNumId w:val="8"/>
  </w:num>
  <w:num w:numId="199" w16cid:durableId="944072614">
    <w:abstractNumId w:val="4"/>
  </w:num>
  <w:num w:numId="200" w16cid:durableId="1106270370">
    <w:abstractNumId w:val="5"/>
  </w:num>
  <w:num w:numId="201" w16cid:durableId="187766934">
    <w:abstractNumId w:val="6"/>
  </w:num>
  <w:num w:numId="202" w16cid:durableId="1370950957">
    <w:abstractNumId w:val="7"/>
  </w:num>
  <w:num w:numId="203" w16cid:durableId="1916041071">
    <w:abstractNumId w:val="0"/>
  </w:num>
  <w:num w:numId="204" w16cid:durableId="2074698326">
    <w:abstractNumId w:val="1"/>
  </w:num>
  <w:num w:numId="205" w16cid:durableId="350030371">
    <w:abstractNumId w:val="2"/>
  </w:num>
  <w:num w:numId="206" w16cid:durableId="1486118218">
    <w:abstractNumId w:val="3"/>
  </w:num>
  <w:num w:numId="207" w16cid:durableId="898903379">
    <w:abstractNumId w:val="8"/>
  </w:num>
  <w:num w:numId="208" w16cid:durableId="847402720">
    <w:abstractNumId w:val="4"/>
  </w:num>
  <w:num w:numId="209" w16cid:durableId="1046948440">
    <w:abstractNumId w:val="5"/>
  </w:num>
  <w:num w:numId="210" w16cid:durableId="1573857731">
    <w:abstractNumId w:val="6"/>
  </w:num>
  <w:num w:numId="211" w16cid:durableId="1954169770">
    <w:abstractNumId w:val="7"/>
  </w:num>
  <w:num w:numId="212" w16cid:durableId="470442239">
    <w:abstractNumId w:val="0"/>
  </w:num>
  <w:num w:numId="213" w16cid:durableId="495387520">
    <w:abstractNumId w:val="1"/>
  </w:num>
  <w:num w:numId="214" w16cid:durableId="264651496">
    <w:abstractNumId w:val="2"/>
  </w:num>
  <w:num w:numId="215" w16cid:durableId="2070767895">
    <w:abstractNumId w:val="3"/>
  </w:num>
  <w:num w:numId="216" w16cid:durableId="1801455106">
    <w:abstractNumId w:val="8"/>
  </w:num>
  <w:num w:numId="217" w16cid:durableId="937517251">
    <w:abstractNumId w:val="4"/>
  </w:num>
  <w:num w:numId="218" w16cid:durableId="715277495">
    <w:abstractNumId w:val="5"/>
  </w:num>
  <w:num w:numId="219" w16cid:durableId="1847743726">
    <w:abstractNumId w:val="6"/>
  </w:num>
  <w:num w:numId="220" w16cid:durableId="971911301">
    <w:abstractNumId w:val="7"/>
  </w:num>
  <w:num w:numId="221" w16cid:durableId="916474768">
    <w:abstractNumId w:val="0"/>
  </w:num>
  <w:num w:numId="222" w16cid:durableId="48380902">
    <w:abstractNumId w:val="1"/>
  </w:num>
  <w:num w:numId="223" w16cid:durableId="1422217993">
    <w:abstractNumId w:val="2"/>
  </w:num>
  <w:num w:numId="224" w16cid:durableId="1563372370">
    <w:abstractNumId w:val="3"/>
  </w:num>
  <w:num w:numId="225" w16cid:durableId="1992175765">
    <w:abstractNumId w:val="8"/>
  </w:num>
  <w:num w:numId="226" w16cid:durableId="143550911">
    <w:abstractNumId w:val="4"/>
  </w:num>
  <w:num w:numId="227" w16cid:durableId="652684561">
    <w:abstractNumId w:val="5"/>
  </w:num>
  <w:num w:numId="228" w16cid:durableId="1369406801">
    <w:abstractNumId w:val="6"/>
  </w:num>
  <w:num w:numId="229" w16cid:durableId="1903638324">
    <w:abstractNumId w:val="7"/>
  </w:num>
  <w:num w:numId="230" w16cid:durableId="1241403505">
    <w:abstractNumId w:val="0"/>
  </w:num>
  <w:num w:numId="231" w16cid:durableId="2035031098">
    <w:abstractNumId w:val="1"/>
  </w:num>
  <w:num w:numId="232" w16cid:durableId="1831940410">
    <w:abstractNumId w:val="2"/>
  </w:num>
  <w:num w:numId="233" w16cid:durableId="1058826364">
    <w:abstractNumId w:val="3"/>
  </w:num>
  <w:num w:numId="234" w16cid:durableId="1719472343">
    <w:abstractNumId w:val="8"/>
  </w:num>
  <w:num w:numId="235" w16cid:durableId="1142038559">
    <w:abstractNumId w:val="4"/>
  </w:num>
  <w:num w:numId="236" w16cid:durableId="942225740">
    <w:abstractNumId w:val="5"/>
  </w:num>
  <w:num w:numId="237" w16cid:durableId="420299707">
    <w:abstractNumId w:val="6"/>
  </w:num>
  <w:num w:numId="238" w16cid:durableId="2000690341">
    <w:abstractNumId w:val="7"/>
  </w:num>
  <w:num w:numId="239" w16cid:durableId="1136140465">
    <w:abstractNumId w:val="0"/>
  </w:num>
  <w:num w:numId="240" w16cid:durableId="1706441229">
    <w:abstractNumId w:val="1"/>
  </w:num>
  <w:num w:numId="241" w16cid:durableId="586160715">
    <w:abstractNumId w:val="2"/>
  </w:num>
  <w:num w:numId="242" w16cid:durableId="1378816174">
    <w:abstractNumId w:val="3"/>
  </w:num>
  <w:num w:numId="243" w16cid:durableId="1852911021">
    <w:abstractNumId w:val="8"/>
  </w:num>
  <w:num w:numId="244" w16cid:durableId="595602616">
    <w:abstractNumId w:val="4"/>
  </w:num>
  <w:num w:numId="245" w16cid:durableId="2022927003">
    <w:abstractNumId w:val="5"/>
  </w:num>
  <w:num w:numId="246" w16cid:durableId="616378613">
    <w:abstractNumId w:val="6"/>
  </w:num>
  <w:num w:numId="247" w16cid:durableId="1852799649">
    <w:abstractNumId w:val="7"/>
  </w:num>
  <w:num w:numId="248" w16cid:durableId="1856193448">
    <w:abstractNumId w:val="0"/>
  </w:num>
  <w:num w:numId="249" w16cid:durableId="513107993">
    <w:abstractNumId w:val="1"/>
  </w:num>
  <w:num w:numId="250" w16cid:durableId="1161118241">
    <w:abstractNumId w:val="2"/>
  </w:num>
  <w:num w:numId="251" w16cid:durableId="1374422695">
    <w:abstractNumId w:val="3"/>
  </w:num>
  <w:num w:numId="252" w16cid:durableId="345717234">
    <w:abstractNumId w:val="8"/>
  </w:num>
  <w:num w:numId="253" w16cid:durableId="1178085091">
    <w:abstractNumId w:val="4"/>
  </w:num>
  <w:num w:numId="254" w16cid:durableId="1996688323">
    <w:abstractNumId w:val="5"/>
  </w:num>
  <w:num w:numId="255" w16cid:durableId="993026072">
    <w:abstractNumId w:val="6"/>
  </w:num>
  <w:num w:numId="256" w16cid:durableId="1634098786">
    <w:abstractNumId w:val="7"/>
  </w:num>
  <w:num w:numId="257" w16cid:durableId="198474009">
    <w:abstractNumId w:val="0"/>
  </w:num>
  <w:num w:numId="258" w16cid:durableId="301887018">
    <w:abstractNumId w:val="1"/>
  </w:num>
  <w:num w:numId="259" w16cid:durableId="1730569096">
    <w:abstractNumId w:val="2"/>
  </w:num>
  <w:num w:numId="260" w16cid:durableId="670452">
    <w:abstractNumId w:val="3"/>
  </w:num>
  <w:num w:numId="261" w16cid:durableId="1455557770">
    <w:abstractNumId w:val="8"/>
  </w:num>
  <w:num w:numId="262" w16cid:durableId="1821337170">
    <w:abstractNumId w:val="4"/>
  </w:num>
  <w:num w:numId="263" w16cid:durableId="237905115">
    <w:abstractNumId w:val="5"/>
  </w:num>
  <w:num w:numId="264" w16cid:durableId="1481655890">
    <w:abstractNumId w:val="6"/>
  </w:num>
  <w:num w:numId="265" w16cid:durableId="2101830330">
    <w:abstractNumId w:val="7"/>
  </w:num>
  <w:num w:numId="266" w16cid:durableId="297032041">
    <w:abstractNumId w:val="0"/>
  </w:num>
  <w:num w:numId="267" w16cid:durableId="1072389244">
    <w:abstractNumId w:val="1"/>
  </w:num>
  <w:num w:numId="268" w16cid:durableId="1663312487">
    <w:abstractNumId w:val="2"/>
  </w:num>
  <w:num w:numId="269" w16cid:durableId="219559557">
    <w:abstractNumId w:val="3"/>
  </w:num>
  <w:num w:numId="270" w16cid:durableId="563563520">
    <w:abstractNumId w:val="8"/>
  </w:num>
  <w:num w:numId="271" w16cid:durableId="1584684979">
    <w:abstractNumId w:val="4"/>
  </w:num>
  <w:num w:numId="272" w16cid:durableId="1512841527">
    <w:abstractNumId w:val="5"/>
  </w:num>
  <w:num w:numId="273" w16cid:durableId="302656968">
    <w:abstractNumId w:val="6"/>
  </w:num>
  <w:num w:numId="274" w16cid:durableId="227032485">
    <w:abstractNumId w:val="7"/>
  </w:num>
  <w:num w:numId="275" w16cid:durableId="96487381">
    <w:abstractNumId w:val="0"/>
  </w:num>
  <w:num w:numId="276" w16cid:durableId="1847789510">
    <w:abstractNumId w:val="1"/>
  </w:num>
  <w:num w:numId="277" w16cid:durableId="358899379">
    <w:abstractNumId w:val="2"/>
  </w:num>
  <w:num w:numId="278" w16cid:durableId="572936939">
    <w:abstractNumId w:val="3"/>
  </w:num>
  <w:num w:numId="279" w16cid:durableId="1324578965">
    <w:abstractNumId w:val="8"/>
  </w:num>
  <w:num w:numId="280" w16cid:durableId="1073503418">
    <w:abstractNumId w:val="4"/>
  </w:num>
  <w:num w:numId="281" w16cid:durableId="604265632">
    <w:abstractNumId w:val="5"/>
  </w:num>
  <w:num w:numId="282" w16cid:durableId="50078957">
    <w:abstractNumId w:val="6"/>
  </w:num>
  <w:num w:numId="283" w16cid:durableId="1154687982">
    <w:abstractNumId w:val="7"/>
  </w:num>
  <w:num w:numId="284" w16cid:durableId="332341122">
    <w:abstractNumId w:val="0"/>
  </w:num>
  <w:num w:numId="285" w16cid:durableId="21441526">
    <w:abstractNumId w:val="1"/>
  </w:num>
  <w:num w:numId="286" w16cid:durableId="2121142509">
    <w:abstractNumId w:val="2"/>
  </w:num>
  <w:num w:numId="287" w16cid:durableId="434324885">
    <w:abstractNumId w:val="3"/>
  </w:num>
  <w:num w:numId="288" w16cid:durableId="395891">
    <w:abstractNumId w:val="8"/>
  </w:num>
  <w:num w:numId="289" w16cid:durableId="1051920483">
    <w:abstractNumId w:val="4"/>
  </w:num>
  <w:num w:numId="290" w16cid:durableId="678237755">
    <w:abstractNumId w:val="5"/>
  </w:num>
  <w:num w:numId="291" w16cid:durableId="1091506581">
    <w:abstractNumId w:val="6"/>
  </w:num>
  <w:num w:numId="292" w16cid:durableId="609363692">
    <w:abstractNumId w:val="7"/>
  </w:num>
  <w:num w:numId="293" w16cid:durableId="363333174">
    <w:abstractNumId w:val="0"/>
  </w:num>
  <w:num w:numId="294" w16cid:durableId="452528006">
    <w:abstractNumId w:val="1"/>
  </w:num>
  <w:num w:numId="295" w16cid:durableId="255556120">
    <w:abstractNumId w:val="2"/>
  </w:num>
  <w:num w:numId="296" w16cid:durableId="269630183">
    <w:abstractNumId w:val="3"/>
  </w:num>
  <w:num w:numId="297" w16cid:durableId="1490438989">
    <w:abstractNumId w:val="8"/>
  </w:num>
  <w:num w:numId="298" w16cid:durableId="430662342">
    <w:abstractNumId w:val="4"/>
  </w:num>
  <w:num w:numId="299" w16cid:durableId="1076167838">
    <w:abstractNumId w:val="5"/>
  </w:num>
  <w:num w:numId="300" w16cid:durableId="1399285615">
    <w:abstractNumId w:val="6"/>
  </w:num>
  <w:num w:numId="301" w16cid:durableId="363602782">
    <w:abstractNumId w:val="7"/>
  </w:num>
  <w:num w:numId="302" w16cid:durableId="939532323">
    <w:abstractNumId w:val="0"/>
  </w:num>
  <w:num w:numId="303" w16cid:durableId="106967784">
    <w:abstractNumId w:val="1"/>
  </w:num>
  <w:num w:numId="304" w16cid:durableId="1523517048">
    <w:abstractNumId w:val="2"/>
  </w:num>
  <w:num w:numId="305" w16cid:durableId="1594819517">
    <w:abstractNumId w:val="3"/>
  </w:num>
  <w:num w:numId="306" w16cid:durableId="417213024">
    <w:abstractNumId w:val="8"/>
  </w:num>
  <w:num w:numId="307" w16cid:durableId="1168132227">
    <w:abstractNumId w:val="4"/>
  </w:num>
  <w:num w:numId="308" w16cid:durableId="1333222281">
    <w:abstractNumId w:val="5"/>
  </w:num>
  <w:num w:numId="309" w16cid:durableId="1059016262">
    <w:abstractNumId w:val="6"/>
  </w:num>
  <w:num w:numId="310" w16cid:durableId="1919048525">
    <w:abstractNumId w:val="7"/>
  </w:num>
  <w:num w:numId="311" w16cid:durableId="944732248">
    <w:abstractNumId w:val="0"/>
  </w:num>
  <w:num w:numId="312" w16cid:durableId="1544320082">
    <w:abstractNumId w:val="1"/>
  </w:num>
  <w:num w:numId="313" w16cid:durableId="828593326">
    <w:abstractNumId w:val="2"/>
  </w:num>
  <w:num w:numId="314" w16cid:durableId="1256403558">
    <w:abstractNumId w:val="3"/>
  </w:num>
  <w:num w:numId="315" w16cid:durableId="522131175">
    <w:abstractNumId w:val="8"/>
  </w:num>
  <w:num w:numId="316" w16cid:durableId="758211247">
    <w:abstractNumId w:val="4"/>
  </w:num>
  <w:num w:numId="317" w16cid:durableId="625816301">
    <w:abstractNumId w:val="5"/>
  </w:num>
  <w:num w:numId="318" w16cid:durableId="1404450780">
    <w:abstractNumId w:val="6"/>
  </w:num>
  <w:num w:numId="319" w16cid:durableId="1443303490">
    <w:abstractNumId w:val="7"/>
  </w:num>
  <w:num w:numId="320" w16cid:durableId="312222136">
    <w:abstractNumId w:val="0"/>
  </w:num>
  <w:num w:numId="321" w16cid:durableId="480660238">
    <w:abstractNumId w:val="1"/>
  </w:num>
  <w:num w:numId="322" w16cid:durableId="172427636">
    <w:abstractNumId w:val="2"/>
  </w:num>
  <w:num w:numId="323" w16cid:durableId="497185792">
    <w:abstractNumId w:val="3"/>
  </w:num>
  <w:num w:numId="324" w16cid:durableId="1219197291">
    <w:abstractNumId w:val="8"/>
  </w:num>
  <w:num w:numId="325" w16cid:durableId="147673210">
    <w:abstractNumId w:val="4"/>
  </w:num>
  <w:num w:numId="326" w16cid:durableId="1106576566">
    <w:abstractNumId w:val="5"/>
  </w:num>
  <w:num w:numId="327" w16cid:durableId="86465408">
    <w:abstractNumId w:val="6"/>
  </w:num>
  <w:num w:numId="328" w16cid:durableId="1958174657">
    <w:abstractNumId w:val="7"/>
  </w:num>
  <w:num w:numId="329" w16cid:durableId="1961303090">
    <w:abstractNumId w:val="0"/>
  </w:num>
  <w:num w:numId="330" w16cid:durableId="1152136822">
    <w:abstractNumId w:val="1"/>
  </w:num>
  <w:num w:numId="331" w16cid:durableId="1680539889">
    <w:abstractNumId w:val="2"/>
  </w:num>
  <w:num w:numId="332" w16cid:durableId="1545369787">
    <w:abstractNumId w:val="3"/>
  </w:num>
  <w:num w:numId="333" w16cid:durableId="877551872">
    <w:abstractNumId w:val="8"/>
  </w:num>
  <w:num w:numId="334" w16cid:durableId="1139155670">
    <w:abstractNumId w:val="4"/>
  </w:num>
  <w:num w:numId="335" w16cid:durableId="1796757757">
    <w:abstractNumId w:val="5"/>
  </w:num>
  <w:num w:numId="336" w16cid:durableId="1299188460">
    <w:abstractNumId w:val="6"/>
  </w:num>
  <w:num w:numId="337" w16cid:durableId="486288423">
    <w:abstractNumId w:val="7"/>
  </w:num>
  <w:num w:numId="338" w16cid:durableId="1484619425">
    <w:abstractNumId w:val="0"/>
  </w:num>
  <w:num w:numId="339" w16cid:durableId="694384514">
    <w:abstractNumId w:val="1"/>
  </w:num>
  <w:num w:numId="340" w16cid:durableId="891305498">
    <w:abstractNumId w:val="2"/>
  </w:num>
  <w:num w:numId="341" w16cid:durableId="1519656461">
    <w:abstractNumId w:val="3"/>
  </w:num>
  <w:num w:numId="342" w16cid:durableId="287443354">
    <w:abstractNumId w:val="8"/>
  </w:num>
  <w:num w:numId="343" w16cid:durableId="937176517">
    <w:abstractNumId w:val="4"/>
  </w:num>
  <w:num w:numId="344" w16cid:durableId="1333070997">
    <w:abstractNumId w:val="5"/>
  </w:num>
  <w:num w:numId="345" w16cid:durableId="568921674">
    <w:abstractNumId w:val="6"/>
  </w:num>
  <w:num w:numId="346" w16cid:durableId="662052966">
    <w:abstractNumId w:val="7"/>
  </w:num>
  <w:num w:numId="347" w16cid:durableId="770128819">
    <w:abstractNumId w:val="0"/>
  </w:num>
  <w:num w:numId="348" w16cid:durableId="1582180863">
    <w:abstractNumId w:val="1"/>
  </w:num>
  <w:num w:numId="349" w16cid:durableId="1893540993">
    <w:abstractNumId w:val="2"/>
  </w:num>
  <w:num w:numId="350" w16cid:durableId="74472383">
    <w:abstractNumId w:val="3"/>
  </w:num>
  <w:num w:numId="351" w16cid:durableId="1401102246">
    <w:abstractNumId w:val="8"/>
  </w:num>
  <w:num w:numId="352" w16cid:durableId="628703319">
    <w:abstractNumId w:val="4"/>
  </w:num>
  <w:num w:numId="353" w16cid:durableId="1235511805">
    <w:abstractNumId w:val="5"/>
  </w:num>
  <w:num w:numId="354" w16cid:durableId="481317265">
    <w:abstractNumId w:val="6"/>
  </w:num>
  <w:num w:numId="355" w16cid:durableId="917863119">
    <w:abstractNumId w:val="7"/>
  </w:num>
  <w:num w:numId="356" w16cid:durableId="857935026">
    <w:abstractNumId w:val="0"/>
  </w:num>
  <w:num w:numId="357" w16cid:durableId="1599678051">
    <w:abstractNumId w:val="1"/>
  </w:num>
  <w:num w:numId="358" w16cid:durableId="1996833391">
    <w:abstractNumId w:val="2"/>
  </w:num>
  <w:num w:numId="359" w16cid:durableId="984699176">
    <w:abstractNumId w:val="3"/>
  </w:num>
  <w:num w:numId="360" w16cid:durableId="1028944690">
    <w:abstractNumId w:val="8"/>
  </w:num>
  <w:num w:numId="361" w16cid:durableId="844368939">
    <w:abstractNumId w:val="4"/>
  </w:num>
  <w:num w:numId="362" w16cid:durableId="372772977">
    <w:abstractNumId w:val="5"/>
  </w:num>
  <w:num w:numId="363" w16cid:durableId="763653868">
    <w:abstractNumId w:val="6"/>
  </w:num>
  <w:num w:numId="364" w16cid:durableId="1320773197">
    <w:abstractNumId w:val="7"/>
  </w:num>
  <w:num w:numId="365" w16cid:durableId="1586452776">
    <w:abstractNumId w:val="0"/>
  </w:num>
  <w:num w:numId="366" w16cid:durableId="1723288472">
    <w:abstractNumId w:val="1"/>
  </w:num>
  <w:num w:numId="367" w16cid:durableId="697900146">
    <w:abstractNumId w:val="2"/>
  </w:num>
  <w:num w:numId="368" w16cid:durableId="669721903">
    <w:abstractNumId w:val="3"/>
  </w:num>
  <w:num w:numId="369" w16cid:durableId="749352356">
    <w:abstractNumId w:val="8"/>
  </w:num>
  <w:num w:numId="370" w16cid:durableId="194975045">
    <w:abstractNumId w:val="4"/>
  </w:num>
  <w:num w:numId="371" w16cid:durableId="1642609522">
    <w:abstractNumId w:val="5"/>
  </w:num>
  <w:num w:numId="372" w16cid:durableId="2129204604">
    <w:abstractNumId w:val="6"/>
  </w:num>
  <w:num w:numId="373" w16cid:durableId="663246842">
    <w:abstractNumId w:val="7"/>
  </w:num>
  <w:num w:numId="374" w16cid:durableId="650211358">
    <w:abstractNumId w:val="0"/>
  </w:num>
  <w:num w:numId="375" w16cid:durableId="2752593">
    <w:abstractNumId w:val="1"/>
  </w:num>
  <w:num w:numId="376" w16cid:durableId="2107921749">
    <w:abstractNumId w:val="2"/>
  </w:num>
  <w:num w:numId="377" w16cid:durableId="341781562">
    <w:abstractNumId w:val="3"/>
  </w:num>
  <w:num w:numId="378" w16cid:durableId="1577671598">
    <w:abstractNumId w:val="8"/>
  </w:num>
  <w:num w:numId="379" w16cid:durableId="1587423080">
    <w:abstractNumId w:val="4"/>
  </w:num>
  <w:num w:numId="380" w16cid:durableId="869417617">
    <w:abstractNumId w:val="5"/>
  </w:num>
  <w:num w:numId="381" w16cid:durableId="146365132">
    <w:abstractNumId w:val="6"/>
  </w:num>
  <w:num w:numId="382" w16cid:durableId="419372978">
    <w:abstractNumId w:val="7"/>
  </w:num>
  <w:num w:numId="383" w16cid:durableId="1666083053">
    <w:abstractNumId w:val="0"/>
  </w:num>
  <w:num w:numId="384" w16cid:durableId="228881757">
    <w:abstractNumId w:val="1"/>
  </w:num>
  <w:num w:numId="385" w16cid:durableId="1277323135">
    <w:abstractNumId w:val="2"/>
  </w:num>
  <w:num w:numId="386" w16cid:durableId="1041326556">
    <w:abstractNumId w:val="3"/>
  </w:num>
  <w:num w:numId="387" w16cid:durableId="310326464">
    <w:abstractNumId w:val="8"/>
  </w:num>
  <w:num w:numId="388" w16cid:durableId="1036463939">
    <w:abstractNumId w:val="4"/>
  </w:num>
  <w:num w:numId="389" w16cid:durableId="1478523400">
    <w:abstractNumId w:val="5"/>
  </w:num>
  <w:num w:numId="390" w16cid:durableId="1153789862">
    <w:abstractNumId w:val="6"/>
  </w:num>
  <w:num w:numId="391" w16cid:durableId="914096221">
    <w:abstractNumId w:val="7"/>
  </w:num>
  <w:num w:numId="392" w16cid:durableId="1332558947">
    <w:abstractNumId w:val="0"/>
  </w:num>
  <w:num w:numId="393" w16cid:durableId="1513376773">
    <w:abstractNumId w:val="1"/>
  </w:num>
  <w:num w:numId="394" w16cid:durableId="2014261654">
    <w:abstractNumId w:val="2"/>
  </w:num>
  <w:num w:numId="395" w16cid:durableId="841512848">
    <w:abstractNumId w:val="3"/>
  </w:num>
  <w:num w:numId="396" w16cid:durableId="152919074">
    <w:abstractNumId w:val="8"/>
  </w:num>
  <w:num w:numId="397" w16cid:durableId="227308413">
    <w:abstractNumId w:val="4"/>
  </w:num>
  <w:num w:numId="398" w16cid:durableId="382750198">
    <w:abstractNumId w:val="5"/>
  </w:num>
  <w:num w:numId="399" w16cid:durableId="1270045351">
    <w:abstractNumId w:val="6"/>
  </w:num>
  <w:num w:numId="400" w16cid:durableId="448476281">
    <w:abstractNumId w:val="7"/>
  </w:num>
  <w:num w:numId="401" w16cid:durableId="1681465811">
    <w:abstractNumId w:val="0"/>
  </w:num>
  <w:num w:numId="402" w16cid:durableId="1699886571">
    <w:abstractNumId w:val="1"/>
  </w:num>
  <w:num w:numId="403" w16cid:durableId="645822619">
    <w:abstractNumId w:val="2"/>
  </w:num>
  <w:num w:numId="404" w16cid:durableId="1052579131">
    <w:abstractNumId w:val="3"/>
  </w:num>
  <w:num w:numId="405" w16cid:durableId="502165888">
    <w:abstractNumId w:val="8"/>
  </w:num>
  <w:num w:numId="406" w16cid:durableId="1822118132">
    <w:abstractNumId w:val="4"/>
  </w:num>
  <w:num w:numId="407" w16cid:durableId="1481188416">
    <w:abstractNumId w:val="5"/>
  </w:num>
  <w:num w:numId="408" w16cid:durableId="983700027">
    <w:abstractNumId w:val="6"/>
  </w:num>
  <w:num w:numId="409" w16cid:durableId="822702048">
    <w:abstractNumId w:val="7"/>
  </w:num>
  <w:num w:numId="410" w16cid:durableId="1981185962">
    <w:abstractNumId w:val="0"/>
  </w:num>
  <w:num w:numId="411" w16cid:durableId="1596674584">
    <w:abstractNumId w:val="1"/>
  </w:num>
  <w:num w:numId="412" w16cid:durableId="1885409799">
    <w:abstractNumId w:val="2"/>
  </w:num>
  <w:num w:numId="413" w16cid:durableId="1404908759">
    <w:abstractNumId w:val="3"/>
  </w:num>
  <w:num w:numId="414" w16cid:durableId="1919711504">
    <w:abstractNumId w:val="8"/>
  </w:num>
  <w:num w:numId="415" w16cid:durableId="244531559">
    <w:abstractNumId w:val="4"/>
  </w:num>
  <w:num w:numId="416" w16cid:durableId="1666400048">
    <w:abstractNumId w:val="5"/>
  </w:num>
  <w:num w:numId="417" w16cid:durableId="500048718">
    <w:abstractNumId w:val="6"/>
  </w:num>
  <w:num w:numId="418" w16cid:durableId="1152722941">
    <w:abstractNumId w:val="7"/>
  </w:num>
  <w:num w:numId="419" w16cid:durableId="240454739">
    <w:abstractNumId w:val="0"/>
  </w:num>
  <w:num w:numId="420" w16cid:durableId="1123186184">
    <w:abstractNumId w:val="1"/>
  </w:num>
  <w:num w:numId="421" w16cid:durableId="949119578">
    <w:abstractNumId w:val="2"/>
  </w:num>
  <w:num w:numId="422" w16cid:durableId="280696054">
    <w:abstractNumId w:val="3"/>
  </w:num>
  <w:num w:numId="423" w16cid:durableId="155851394">
    <w:abstractNumId w:val="8"/>
  </w:num>
  <w:num w:numId="424" w16cid:durableId="764611615">
    <w:abstractNumId w:val="4"/>
  </w:num>
  <w:num w:numId="425" w16cid:durableId="174810813">
    <w:abstractNumId w:val="5"/>
  </w:num>
  <w:num w:numId="426" w16cid:durableId="552352412">
    <w:abstractNumId w:val="6"/>
  </w:num>
  <w:num w:numId="427" w16cid:durableId="154483060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周湘筑">
    <w15:presenceInfo w15:providerId="AD" w15:userId="S::U10551034@ms.utaipei.edu.tw::b9fb3908-edd2-44c6-a777-32833982d40b"/>
  </w15:person>
  <w15:person w15:author="區國良">
    <w15:presenceInfo w15:providerId="AD" w15:userId="S::b17087@office365.nthu.edu.tw::08ac3bea-08b7-4ad0-9693-aedcee60f0f3"/>
  </w15:person>
  <w15:person w15:author="周湘筑 [2]">
    <w15:presenceInfo w15:providerId="AD" w15:userId="S::u10551034@go.utaipei.edu.tw::b9fb3908-edd2-44c6-a777-32833982d40b"/>
  </w15:person>
  <w15:person w15:author="區國良 [2]">
    <w15:presenceInfo w15:providerId="AD" w15:userId="S::B17087@office365.nthu.edu.tw::08ac3bea-08b7-4ad0-9693-aedcee60f0f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BC"/>
    <w:rsid w:val="00074DB4"/>
    <w:rsid w:val="001857A2"/>
    <w:rsid w:val="001B3465"/>
    <w:rsid w:val="003315FD"/>
    <w:rsid w:val="005E6D20"/>
    <w:rsid w:val="00681359"/>
    <w:rsid w:val="00C513BC"/>
    <w:rsid w:val="00D5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9439"/>
  <w15:chartTrackingRefBased/>
  <w15:docId w15:val="{66189752-9658-8542-AFA4-F04D058E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061"/>
    <w:pPr>
      <w:widowControl w:val="0"/>
      <w:ind w:firstLine="1"/>
    </w:pPr>
    <w:rPr>
      <w:rFonts w:ascii="Microsoft JhengHei" w:eastAsia="Microsoft JhengHei" w:hAnsi="Microsoft JhengHe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3061"/>
    <w:pPr>
      <w:keepNext/>
      <w:widowControl/>
      <w:spacing w:line="480" w:lineRule="auto"/>
      <w:ind w:firstLine="0"/>
      <w:outlineLvl w:val="2"/>
    </w:pPr>
    <w:rPr>
      <w:rFonts w:cstheme="majorBidi"/>
      <w:kern w:val="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061"/>
    <w:pPr>
      <w:keepNext/>
      <w:widowControl/>
      <w:numPr>
        <w:ilvl w:val="3"/>
        <w:numId w:val="2"/>
      </w:numPr>
      <w:spacing w:line="360" w:lineRule="auto"/>
      <w:ind w:left="0" w:firstLine="0"/>
      <w:outlineLvl w:val="3"/>
    </w:pPr>
    <w:rPr>
      <w:rFonts w:cstheme="majorBidi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53061"/>
    <w:rPr>
      <w:rFonts w:ascii="Microsoft JhengHei" w:eastAsia="Microsoft JhengHei" w:hAnsi="Microsoft JhengHei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3061"/>
    <w:rPr>
      <w:rFonts w:ascii="Microsoft JhengHei" w:eastAsia="Microsoft JhengHei" w:hAnsi="Microsoft JhengHei" w:cstheme="majorBidi"/>
      <w:kern w:val="0"/>
    </w:rPr>
  </w:style>
  <w:style w:type="paragraph" w:customStyle="1" w:styleId="a0">
    <w:name w:val="大標題"/>
    <w:basedOn w:val="Normal"/>
    <w:autoRedefine/>
    <w:qFormat/>
    <w:rsid w:val="00D53061"/>
    <w:pPr>
      <w:ind w:left="425" w:hanging="425"/>
      <w:jc w:val="center"/>
      <w:outlineLvl w:val="0"/>
    </w:pPr>
    <w:rPr>
      <w:b/>
      <w:bCs/>
      <w:sz w:val="40"/>
      <w:szCs w:val="40"/>
    </w:rPr>
  </w:style>
  <w:style w:type="paragraph" w:customStyle="1" w:styleId="a">
    <w:name w:val="中章節"/>
    <w:autoRedefine/>
    <w:qFormat/>
    <w:rsid w:val="00D53061"/>
    <w:pPr>
      <w:numPr>
        <w:ilvl w:val="1"/>
        <w:numId w:val="2"/>
      </w:numPr>
      <w:ind w:left="992" w:hanging="992"/>
      <w:outlineLvl w:val="1"/>
    </w:pPr>
    <w:rPr>
      <w:rFonts w:ascii="Microsoft JhengHei" w:eastAsia="Microsoft JhengHei" w:hAnsi="Microsoft JhengHei"/>
      <w:sz w:val="32"/>
      <w:szCs w:val="32"/>
    </w:rPr>
  </w:style>
  <w:style w:type="paragraph" w:styleId="ListParagraph">
    <w:name w:val="List Paragraph"/>
    <w:basedOn w:val="Normal"/>
    <w:uiPriority w:val="34"/>
    <w:qFormat/>
    <w:rsid w:val="00D53061"/>
    <w:pPr>
      <w:widowControl/>
      <w:numPr>
        <w:numId w:val="3"/>
      </w:numPr>
      <w:spacing w:line="360" w:lineRule="auto"/>
    </w:pPr>
    <w:rPr>
      <w:rFonts w:cs="PMingLiU"/>
      <w:kern w:val="0"/>
    </w:rPr>
  </w:style>
  <w:style w:type="numbering" w:customStyle="1" w:styleId="9">
    <w:name w:val="目前的清單9"/>
    <w:uiPriority w:val="99"/>
    <w:rsid w:val="00D53061"/>
    <w:pPr>
      <w:numPr>
        <w:numId w:val="1"/>
      </w:numPr>
    </w:pPr>
  </w:style>
  <w:style w:type="table" w:styleId="TableGrid">
    <w:name w:val="Table Grid"/>
    <w:basedOn w:val="TableNormal"/>
    <w:uiPriority w:val="39"/>
    <w:rsid w:val="00D53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圖表標題"/>
    <w:basedOn w:val="Caption"/>
    <w:qFormat/>
    <w:rsid w:val="00D53061"/>
    <w:pPr>
      <w:widowControl/>
      <w:spacing w:line="360" w:lineRule="auto"/>
      <w:ind w:firstLine="0"/>
      <w:jc w:val="center"/>
    </w:pPr>
    <w:rPr>
      <w:rFonts w:cs="PMingLiU"/>
      <w:kern w:val="0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53061"/>
    <w:rPr>
      <w:sz w:val="20"/>
      <w:szCs w:val="20"/>
    </w:rPr>
  </w:style>
  <w:style w:type="paragraph" w:customStyle="1" w:styleId="a2">
    <w:name w:val="表格樣式"/>
    <w:basedOn w:val="Normal"/>
    <w:qFormat/>
    <w:rsid w:val="00681359"/>
    <w:pPr>
      <w:widowControl/>
      <w:snapToGrid w:val="0"/>
      <w:ind w:firstLine="0"/>
      <w:jc w:val="center"/>
    </w:pPr>
    <w:rPr>
      <w:rFonts w:ascii="Times New Roman" w:hAnsi="Times New Roman" w:cs="Times New Roman"/>
      <w:kern w:val="0"/>
    </w:rPr>
  </w:style>
  <w:style w:type="paragraph" w:customStyle="1" w:styleId="a3">
    <w:name w:val="表號格式"/>
    <w:basedOn w:val="a1"/>
    <w:qFormat/>
    <w:rsid w:val="00681359"/>
    <w:pPr>
      <w:jc w:val="left"/>
    </w:pPr>
    <w:rPr>
      <w:b/>
      <w:bCs/>
      <w:sz w:val="20"/>
    </w:rPr>
  </w:style>
  <w:style w:type="paragraph" w:customStyle="1" w:styleId="a4">
    <w:name w:val="表標題格式"/>
    <w:basedOn w:val="a1"/>
    <w:qFormat/>
    <w:rsid w:val="00681359"/>
    <w:pPr>
      <w:jc w:val="left"/>
    </w:pPr>
    <w:rPr>
      <w:b/>
      <w:bCs/>
      <w:i/>
      <w:iCs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81359"/>
    <w:rPr>
      <w:sz w:val="18"/>
      <w:szCs w:val="18"/>
    </w:rPr>
  </w:style>
  <w:style w:type="paragraph" w:customStyle="1" w:styleId="a5">
    <w:name w:val="表格"/>
    <w:basedOn w:val="Normal"/>
    <w:qFormat/>
    <w:rsid w:val="00681359"/>
    <w:pPr>
      <w:widowControl/>
      <w:spacing w:line="360" w:lineRule="auto"/>
      <w:ind w:firstLine="0"/>
      <w:jc w:val="center"/>
    </w:pPr>
    <w:rPr>
      <w:rFonts w:cs="PMingLiU"/>
      <w:kern w:val="0"/>
    </w:rPr>
  </w:style>
  <w:style w:type="paragraph" w:customStyle="1" w:styleId="a6">
    <w:name w:val="圖片格式"/>
    <w:basedOn w:val="Normal"/>
    <w:qFormat/>
    <w:rsid w:val="00681359"/>
    <w:pPr>
      <w:widowControl/>
      <w:spacing w:line="360" w:lineRule="auto"/>
      <w:ind w:firstLine="0"/>
      <w:jc w:val="center"/>
    </w:pPr>
    <w:rPr>
      <w:rFonts w:cs="PMingLiU"/>
      <w:noProof/>
      <w:kern w:val="0"/>
      <w:bdr w:val="none" w:sz="0" w:space="0" w:color="auto" w:frame="1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Microsoft JhengHei" w:eastAsia="Microsoft JhengHei" w:hAnsi="Microsoft JhengHei"/>
      <w:sz w:val="20"/>
      <w:szCs w:val="20"/>
    </w:rPr>
  </w:style>
  <w:style w:type="paragraph" w:styleId="ListBullet">
    <w:name w:val="List Bullet"/>
    <w:basedOn w:val="Normal"/>
    <w:uiPriority w:val="99"/>
    <w:unhideWhenUsed/>
    <w:rsid w:val="001B3465"/>
    <w:pPr>
      <w:numPr>
        <w:numId w:val="21"/>
      </w:numPr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1B3465"/>
    <w:pPr>
      <w:ind w:left="240" w:hanging="240"/>
    </w:pPr>
  </w:style>
  <w:style w:type="paragraph" w:styleId="IndexHeading">
    <w:name w:val="index heading"/>
    <w:basedOn w:val="Normal"/>
    <w:next w:val="Index1"/>
    <w:uiPriority w:val="99"/>
    <w:unhideWhenUsed/>
    <w:rsid w:val="001B3465"/>
    <w:rPr>
      <w:rFonts w:asciiTheme="majorHAnsi" w:eastAsiaTheme="majorEastAsia" w:hAnsiTheme="majorHAnsi" w:cstheme="majorBidi"/>
      <w:b/>
      <w:bCs/>
    </w:rPr>
  </w:style>
  <w:style w:type="character" w:styleId="PlaceholderText">
    <w:name w:val="Placeholder Text"/>
    <w:basedOn w:val="DefaultParagraphFont"/>
    <w:uiPriority w:val="99"/>
    <w:semiHidden/>
    <w:rsid w:val="003315FD"/>
    <w:rPr>
      <w:color w:val="808080"/>
    </w:rPr>
  </w:style>
  <w:style w:type="paragraph" w:styleId="List">
    <w:name w:val="List"/>
    <w:basedOn w:val="Normal"/>
    <w:uiPriority w:val="99"/>
    <w:unhideWhenUsed/>
    <w:rsid w:val="005E6D20"/>
    <w:pPr>
      <w:ind w:left="283" w:hanging="283"/>
      <w:contextualSpacing/>
    </w:pPr>
  </w:style>
  <w:style w:type="character" w:styleId="LineNumber">
    <w:name w:val="line number"/>
    <w:basedOn w:val="DefaultParagraphFont"/>
    <w:uiPriority w:val="99"/>
    <w:unhideWhenUsed/>
    <w:rsid w:val="005E6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18/08/relationships/commentsExtensible" Target="commentsExtensible.xm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6/09/relationships/commentsIds" Target="commentsIds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omments" Target="comment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WENYA LIN</cp:lastModifiedBy>
  <cp:revision>4</cp:revision>
  <dcterms:created xsi:type="dcterms:W3CDTF">2022-11-19T15:12:00Z</dcterms:created>
  <dcterms:modified xsi:type="dcterms:W3CDTF">2023-06-11T16:03:00Z</dcterms:modified>
</cp:coreProperties>
</file>